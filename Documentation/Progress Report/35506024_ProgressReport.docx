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AA86"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School of Computer Science</w:t>
      </w:r>
    </w:p>
    <w:p w14:paraId="70A3B0E4"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University of Southampton Malaysia</w:t>
      </w:r>
    </w:p>
    <w:p w14:paraId="52C60F57"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134767D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3567071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4C878D04"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0739AADF"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4A5CED60"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Neu You Quan</w:t>
      </w:r>
    </w:p>
    <w:p w14:paraId="6A0B56D6"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500F3D36" w14:textId="0F40A06D" w:rsidR="00610329" w:rsidRPr="00705526" w:rsidDel="00B20D01" w:rsidRDefault="00610329" w:rsidP="00610329">
      <w:pPr>
        <w:spacing w:after="0" w:line="240" w:lineRule="auto"/>
        <w:jc w:val="center"/>
        <w:rPr>
          <w:del w:id="0" w:author="Abobakr Al-Shamiri" w:date="2025-12-26T01:13:00Z" w16du:dateUtc="2025-12-25T17:13:00Z"/>
          <w:rFonts w:ascii="Calibri" w:eastAsia="Times New Roman" w:hAnsi="Calibri" w:cs="Calibri"/>
          <w:kern w:val="0"/>
          <w:sz w:val="36"/>
          <w:szCs w:val="36"/>
          <w:lang w:eastAsia="en-GB"/>
          <w14:ligatures w14:val="none"/>
        </w:rPr>
      </w:pPr>
      <w:del w:id="1" w:author="Abobakr Al-Shamiri" w:date="2025-12-26T01:13:00Z" w16du:dateUtc="2025-12-25T17:13:00Z">
        <w:r w:rsidRPr="00705526" w:rsidDel="00B20D01">
          <w:rPr>
            <w:rFonts w:ascii="Calibri" w:eastAsia="Times New Roman" w:hAnsi="Calibri" w:cs="Calibri"/>
            <w:kern w:val="0"/>
            <w:sz w:val="36"/>
            <w:szCs w:val="36"/>
            <w:lang w:eastAsia="en-GB"/>
            <w14:ligatures w14:val="none"/>
          </w:rPr>
          <w:delText>&lt;Date&gt;</w:delText>
        </w:r>
      </w:del>
    </w:p>
    <w:p w14:paraId="2EAA9338" w14:textId="77777777" w:rsidR="00610329" w:rsidRPr="00705526" w:rsidRDefault="00610329" w:rsidP="00A07C00">
      <w:pPr>
        <w:spacing w:after="0" w:line="240" w:lineRule="auto"/>
        <w:rPr>
          <w:rFonts w:ascii="Calibri" w:eastAsia="Times New Roman" w:hAnsi="Calibri" w:cs="Calibri"/>
          <w:kern w:val="0"/>
          <w:sz w:val="36"/>
          <w:szCs w:val="36"/>
          <w:lang w:eastAsia="en-GB"/>
          <w14:ligatures w14:val="none"/>
        </w:rPr>
      </w:pPr>
    </w:p>
    <w:p w14:paraId="60DE88B5" w14:textId="166A8B86" w:rsidR="00610329" w:rsidRPr="00705526" w:rsidRDefault="006101FB"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An Optimised Machine Learning Model for Gallstone Disease Prediction</w:t>
      </w:r>
    </w:p>
    <w:p w14:paraId="542F7EE4"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3D23C353"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20092078"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192F62DA"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49F01512"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1A651F2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34688C7C"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29E233CF" w14:textId="35436769"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 xml:space="preserve">Project supervisor: </w:t>
      </w:r>
      <w:r w:rsidR="006101FB" w:rsidRPr="00705526">
        <w:rPr>
          <w:rFonts w:ascii="Calibri" w:eastAsia="Times New Roman" w:hAnsi="Calibri" w:cs="Calibri"/>
          <w:kern w:val="0"/>
          <w:sz w:val="36"/>
          <w:szCs w:val="36"/>
          <w:lang w:eastAsia="en-GB"/>
          <w14:ligatures w14:val="none"/>
        </w:rPr>
        <w:t>Dr. Abobakr Al-Shamiri</w:t>
      </w:r>
    </w:p>
    <w:p w14:paraId="65EA5FF8" w14:textId="1D7E14E9"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 xml:space="preserve">Second examiner: </w:t>
      </w:r>
      <w:r w:rsidR="00CC1BD4" w:rsidRPr="00705526">
        <w:rPr>
          <w:rFonts w:ascii="Calibri" w:eastAsia="Times New Roman" w:hAnsi="Calibri" w:cs="Calibri"/>
          <w:kern w:val="0"/>
          <w:sz w:val="36"/>
          <w:szCs w:val="36"/>
          <w:lang w:eastAsia="en-GB"/>
          <w14:ligatures w14:val="none"/>
        </w:rPr>
        <w:t xml:space="preserve">Dr. </w:t>
      </w:r>
      <w:r w:rsidR="000111C1" w:rsidRPr="00705526">
        <w:rPr>
          <w:rFonts w:ascii="Calibri" w:eastAsia="Times New Roman" w:hAnsi="Calibri" w:cs="Calibri"/>
          <w:kern w:val="0"/>
          <w:sz w:val="36"/>
          <w:szCs w:val="36"/>
          <w:lang w:eastAsia="en-GB"/>
          <w14:ligatures w14:val="none"/>
        </w:rPr>
        <w:t>Muhamad Najib Zamri</w:t>
      </w:r>
    </w:p>
    <w:p w14:paraId="6B7089C7"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57628B9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7A91A95E"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A project progress report submitted for the award of</w:t>
      </w:r>
    </w:p>
    <w:p w14:paraId="1F79BD78" w14:textId="056ADFD7" w:rsidR="009E321E" w:rsidRPr="00705526" w:rsidRDefault="00A07C00" w:rsidP="009E321E">
      <w:pPr>
        <w:spacing w:after="0" w:line="240" w:lineRule="auto"/>
        <w:jc w:val="center"/>
        <w:rPr>
          <w:rFonts w:ascii="Calibri" w:hAnsi="Calibri" w:cs="Calibri"/>
          <w:sz w:val="36"/>
          <w:szCs w:val="36"/>
        </w:rPr>
      </w:pPr>
      <w:r w:rsidRPr="00705526">
        <w:rPr>
          <w:rFonts w:ascii="Calibri" w:eastAsia="Times New Roman" w:hAnsi="Calibri" w:cs="Calibri"/>
          <w:kern w:val="0"/>
          <w:sz w:val="36"/>
          <w:szCs w:val="36"/>
          <w:lang w:eastAsia="en-GB"/>
          <w14:ligatures w14:val="none"/>
        </w:rPr>
        <w:t>Bachelor of Science (BSc) in Computer Science</w:t>
      </w:r>
    </w:p>
    <w:p w14:paraId="7019DFE5" w14:textId="77777777" w:rsidR="009E321E" w:rsidRPr="00705526" w:rsidRDefault="009E321E">
      <w:pPr>
        <w:rPr>
          <w:rFonts w:ascii="Calibri" w:hAnsi="Calibri" w:cs="Calibri"/>
        </w:rPr>
      </w:pPr>
      <w:r w:rsidRPr="00705526">
        <w:rPr>
          <w:rFonts w:ascii="Calibri" w:hAnsi="Calibri" w:cs="Calibri"/>
        </w:rPr>
        <w:br w:type="page"/>
      </w:r>
    </w:p>
    <w:bookmarkStart w:id="2" w:name="_Toc217308109" w:displacedByCustomXml="next"/>
    <w:sdt>
      <w:sdtPr>
        <w:rPr>
          <w:rFonts w:ascii="Calibri" w:eastAsiaTheme="minorEastAsia" w:hAnsi="Calibri" w:cs="Calibri"/>
          <w:color w:val="auto"/>
          <w:kern w:val="2"/>
          <w:sz w:val="24"/>
          <w:szCs w:val="24"/>
          <w:lang w:val="en-GB" w:eastAsia="zh-CN"/>
          <w14:ligatures w14:val="standardContextual"/>
        </w:rPr>
        <w:id w:val="1103152782"/>
        <w:docPartObj>
          <w:docPartGallery w:val="Table of Contents"/>
          <w:docPartUnique/>
        </w:docPartObj>
      </w:sdtPr>
      <w:sdtEndPr>
        <w:rPr>
          <w:b/>
          <w:bCs/>
          <w:noProof/>
        </w:rPr>
      </w:sdtEndPr>
      <w:sdtContent>
        <w:p w14:paraId="6B8DAFFC" w14:textId="5DABBF8E" w:rsidR="005B1984" w:rsidRPr="00705526" w:rsidRDefault="005B1984">
          <w:pPr>
            <w:pStyle w:val="TOCHeading"/>
            <w:rPr>
              <w:rStyle w:val="Heading1Char"/>
            </w:rPr>
          </w:pPr>
          <w:r w:rsidRPr="00705526">
            <w:rPr>
              <w:rStyle w:val="Heading1Char"/>
            </w:rPr>
            <w:t>Contents</w:t>
          </w:r>
        </w:p>
        <w:p w14:paraId="56798C47" w14:textId="77777777" w:rsidR="00705526" w:rsidRPr="00705526" w:rsidRDefault="00705526" w:rsidP="00705526">
          <w:pPr>
            <w:rPr>
              <w:rFonts w:ascii="Calibri" w:hAnsi="Calibri" w:cs="Calibri"/>
              <w:lang w:val="en-US" w:eastAsia="en-US"/>
            </w:rPr>
          </w:pPr>
        </w:p>
        <w:p w14:paraId="1773A632" w14:textId="0E6793AC" w:rsidR="004B2024" w:rsidRDefault="005B1984">
          <w:pPr>
            <w:pStyle w:val="TOC1"/>
            <w:tabs>
              <w:tab w:val="right" w:leader="dot" w:pos="9016"/>
            </w:tabs>
            <w:rPr>
              <w:ins w:id="3" w:author="YouQuan Neu (yqn1e23)" w:date="2025-12-26T14:16:00Z" w16du:dateUtc="2025-12-26T06:16:00Z"/>
              <w:noProof/>
              <w:lang w:val="en-US"/>
            </w:rPr>
          </w:pPr>
          <w:r w:rsidRPr="00705526">
            <w:rPr>
              <w:rFonts w:ascii="Calibri" w:hAnsi="Calibri" w:cs="Calibri"/>
            </w:rPr>
            <w:fldChar w:fldCharType="begin"/>
          </w:r>
          <w:r w:rsidRPr="00705526">
            <w:rPr>
              <w:rFonts w:ascii="Calibri" w:hAnsi="Calibri" w:cs="Calibri"/>
            </w:rPr>
            <w:instrText xml:space="preserve"> TOC \o "1-3" \h \z \u </w:instrText>
          </w:r>
          <w:r w:rsidRPr="00705526">
            <w:rPr>
              <w:rFonts w:ascii="Calibri" w:hAnsi="Calibri" w:cs="Calibri"/>
            </w:rPr>
            <w:fldChar w:fldCharType="separate"/>
          </w:r>
          <w:ins w:id="4" w:author="YouQuan Neu (yqn1e23)" w:date="2025-12-26T14:16:00Z" w16du:dateUtc="2025-12-26T06:16:00Z">
            <w:r w:rsidR="004B2024" w:rsidRPr="005E05BA">
              <w:rPr>
                <w:rStyle w:val="Hyperlink"/>
                <w:noProof/>
              </w:rPr>
              <w:fldChar w:fldCharType="begin"/>
            </w:r>
            <w:r w:rsidR="004B2024" w:rsidRPr="005E05BA">
              <w:rPr>
                <w:rStyle w:val="Hyperlink"/>
                <w:noProof/>
              </w:rPr>
              <w:instrText xml:space="preserve"> </w:instrText>
            </w:r>
            <w:r w:rsidR="004B2024">
              <w:rPr>
                <w:noProof/>
              </w:rPr>
              <w:instrText>HYPERLINK \l "_Toc217650988"</w:instrText>
            </w:r>
            <w:r w:rsidR="004B2024" w:rsidRPr="005E05BA">
              <w:rPr>
                <w:rStyle w:val="Hyperlink"/>
                <w:noProof/>
              </w:rPr>
              <w:instrText xml:space="preserve"> </w:instrText>
            </w:r>
            <w:r w:rsidR="004B2024" w:rsidRPr="005E05BA">
              <w:rPr>
                <w:rStyle w:val="Hyperlink"/>
                <w:noProof/>
              </w:rPr>
            </w:r>
            <w:r w:rsidR="004B2024" w:rsidRPr="005E05BA">
              <w:rPr>
                <w:rStyle w:val="Hyperlink"/>
                <w:noProof/>
              </w:rPr>
              <w:fldChar w:fldCharType="separate"/>
            </w:r>
            <w:r w:rsidR="004B2024" w:rsidRPr="005E05BA">
              <w:rPr>
                <w:rStyle w:val="Hyperlink"/>
                <w:noProof/>
              </w:rPr>
              <w:t>Abstract</w:t>
            </w:r>
            <w:r w:rsidR="004B2024">
              <w:rPr>
                <w:noProof/>
                <w:webHidden/>
              </w:rPr>
              <w:tab/>
            </w:r>
            <w:r w:rsidR="004B2024">
              <w:rPr>
                <w:noProof/>
                <w:webHidden/>
              </w:rPr>
              <w:fldChar w:fldCharType="begin"/>
            </w:r>
            <w:r w:rsidR="004B2024">
              <w:rPr>
                <w:noProof/>
                <w:webHidden/>
              </w:rPr>
              <w:instrText xml:space="preserve"> PAGEREF _Toc217650988 \h </w:instrText>
            </w:r>
            <w:r w:rsidR="004B2024">
              <w:rPr>
                <w:noProof/>
                <w:webHidden/>
              </w:rPr>
            </w:r>
            <w:r w:rsidR="004B2024">
              <w:rPr>
                <w:noProof/>
                <w:webHidden/>
              </w:rPr>
              <w:fldChar w:fldCharType="separate"/>
            </w:r>
            <w:r w:rsidR="004B2024">
              <w:rPr>
                <w:noProof/>
                <w:webHidden/>
              </w:rPr>
              <w:t>3</w:t>
            </w:r>
            <w:r w:rsidR="004B2024">
              <w:rPr>
                <w:noProof/>
                <w:webHidden/>
              </w:rPr>
              <w:fldChar w:fldCharType="end"/>
            </w:r>
            <w:r w:rsidR="004B2024" w:rsidRPr="005E05BA">
              <w:rPr>
                <w:rStyle w:val="Hyperlink"/>
                <w:noProof/>
              </w:rPr>
              <w:fldChar w:fldCharType="end"/>
            </w:r>
          </w:ins>
        </w:p>
        <w:p w14:paraId="4ABB93CC" w14:textId="259E6524" w:rsidR="004B2024" w:rsidRDefault="004B2024">
          <w:pPr>
            <w:pStyle w:val="TOC1"/>
            <w:tabs>
              <w:tab w:val="right" w:leader="dot" w:pos="9016"/>
            </w:tabs>
            <w:rPr>
              <w:ins w:id="5" w:author="YouQuan Neu (yqn1e23)" w:date="2025-12-26T14:16:00Z" w16du:dateUtc="2025-12-26T06:16:00Z"/>
              <w:noProof/>
              <w:lang w:val="en-US"/>
            </w:rPr>
          </w:pPr>
          <w:ins w:id="6"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"_Toc217650989"</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Background</w:t>
            </w:r>
            <w:r>
              <w:rPr>
                <w:noProof/>
                <w:webHidden/>
              </w:rPr>
              <w:tab/>
            </w:r>
            <w:r>
              <w:rPr>
                <w:noProof/>
                <w:webHidden/>
              </w:rPr>
              <w:fldChar w:fldCharType="begin"/>
            </w:r>
            <w:r>
              <w:rPr>
                <w:noProof/>
                <w:webHidden/>
              </w:rPr>
              <w:instrText xml:space="preserve"> PAGEREF _Toc217650989 \h </w:instrText>
            </w:r>
            <w:r>
              <w:rPr>
                <w:noProof/>
                <w:webHidden/>
              </w:rPr>
            </w:r>
            <w:r>
              <w:rPr>
                <w:noProof/>
                <w:webHidden/>
              </w:rPr>
              <w:fldChar w:fldCharType="separate"/>
            </w:r>
            <w:r>
              <w:rPr>
                <w:noProof/>
                <w:webHidden/>
              </w:rPr>
              <w:t>4</w:t>
            </w:r>
            <w:r>
              <w:rPr>
                <w:noProof/>
                <w:webHidden/>
              </w:rPr>
              <w:fldChar w:fldCharType="end"/>
            </w:r>
            <w:r w:rsidRPr="005E05BA">
              <w:rPr>
                <w:rStyle w:val="Hyperlink"/>
                <w:noProof/>
              </w:rPr>
              <w:fldChar w:fldCharType="end"/>
            </w:r>
          </w:ins>
        </w:p>
        <w:p w14:paraId="1921DC78" w14:textId="76415219" w:rsidR="004B2024" w:rsidRDefault="004B2024">
          <w:pPr>
            <w:pStyle w:val="TOC2"/>
            <w:tabs>
              <w:tab w:val="right" w:leader="dot" w:pos="9016"/>
            </w:tabs>
            <w:rPr>
              <w:ins w:id="7" w:author="YouQuan Neu (yqn1e23)" w:date="2025-12-26T14:16:00Z" w16du:dateUtc="2025-12-26T06:16:00Z"/>
              <w:noProof/>
              <w:lang w:val="en-US"/>
            </w:rPr>
          </w:pPr>
          <w:ins w:id="8"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"_Toc217650990"</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Gallstone</w:t>
            </w:r>
            <w:r>
              <w:rPr>
                <w:noProof/>
                <w:webHidden/>
              </w:rPr>
              <w:tab/>
            </w:r>
            <w:r>
              <w:rPr>
                <w:noProof/>
                <w:webHidden/>
              </w:rPr>
              <w:fldChar w:fldCharType="begin"/>
            </w:r>
            <w:r>
              <w:rPr>
                <w:noProof/>
                <w:webHidden/>
              </w:rPr>
              <w:instrText xml:space="preserve"> PAGEREF _Toc217650990 \h </w:instrText>
            </w:r>
            <w:r>
              <w:rPr>
                <w:noProof/>
                <w:webHidden/>
              </w:rPr>
            </w:r>
            <w:r>
              <w:rPr>
                <w:noProof/>
                <w:webHidden/>
              </w:rPr>
              <w:fldChar w:fldCharType="separate"/>
            </w:r>
            <w:r>
              <w:rPr>
                <w:noProof/>
                <w:webHidden/>
              </w:rPr>
              <w:t>4</w:t>
            </w:r>
            <w:r>
              <w:rPr>
                <w:noProof/>
                <w:webHidden/>
              </w:rPr>
              <w:fldChar w:fldCharType="end"/>
            </w:r>
            <w:r w:rsidRPr="005E05BA">
              <w:rPr>
                <w:rStyle w:val="Hyperlink"/>
                <w:noProof/>
              </w:rPr>
              <w:fldChar w:fldCharType="end"/>
            </w:r>
          </w:ins>
        </w:p>
        <w:p w14:paraId="43139586" w14:textId="2CB98E83" w:rsidR="004B2024" w:rsidRDefault="004B2024">
          <w:pPr>
            <w:pStyle w:val="TOC2"/>
            <w:tabs>
              <w:tab w:val="right" w:leader="dot" w:pos="9016"/>
            </w:tabs>
            <w:rPr>
              <w:ins w:id="9" w:author="YouQuan Neu (yqn1e23)" w:date="2025-12-26T14:16:00Z" w16du:dateUtc="2025-12-26T06:16:00Z"/>
              <w:noProof/>
              <w:lang w:val="en-US"/>
            </w:rPr>
          </w:pPr>
          <w:ins w:id="10"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"_Toc217650991"</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Machine Learning</w:t>
            </w:r>
            <w:r>
              <w:rPr>
                <w:noProof/>
                <w:webHidden/>
              </w:rPr>
              <w:tab/>
            </w:r>
            <w:r>
              <w:rPr>
                <w:noProof/>
                <w:webHidden/>
              </w:rPr>
              <w:fldChar w:fldCharType="begin"/>
            </w:r>
            <w:r>
              <w:rPr>
                <w:noProof/>
                <w:webHidden/>
              </w:rPr>
              <w:instrText xml:space="preserve"> PAGEREF _Toc217650991 \h </w:instrText>
            </w:r>
            <w:r>
              <w:rPr>
                <w:noProof/>
                <w:webHidden/>
              </w:rPr>
            </w:r>
            <w:r>
              <w:rPr>
                <w:noProof/>
                <w:webHidden/>
              </w:rPr>
              <w:fldChar w:fldCharType="separate"/>
            </w:r>
            <w:r>
              <w:rPr>
                <w:noProof/>
                <w:webHidden/>
              </w:rPr>
              <w:t>4</w:t>
            </w:r>
            <w:r>
              <w:rPr>
                <w:noProof/>
                <w:webHidden/>
              </w:rPr>
              <w:fldChar w:fldCharType="end"/>
            </w:r>
            <w:r w:rsidRPr="005E05BA">
              <w:rPr>
                <w:rStyle w:val="Hyperlink"/>
                <w:noProof/>
              </w:rPr>
              <w:fldChar w:fldCharType="end"/>
            </w:r>
          </w:ins>
        </w:p>
        <w:p w14:paraId="615C1CC8" w14:textId="5103D090" w:rsidR="004B2024" w:rsidRDefault="004B2024">
          <w:pPr>
            <w:pStyle w:val="TOC1"/>
            <w:tabs>
              <w:tab w:val="right" w:leader="dot" w:pos="9016"/>
            </w:tabs>
            <w:rPr>
              <w:ins w:id="11" w:author="YouQuan Neu (yqn1e23)" w:date="2025-12-26T14:16:00Z" w16du:dateUtc="2025-12-26T06:16:00Z"/>
              <w:noProof/>
              <w:lang w:val="en-US"/>
            </w:rPr>
          </w:pPr>
          <w:ins w:id="12"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"_Toc217650992"</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Literature Review</w:t>
            </w:r>
            <w:r>
              <w:rPr>
                <w:noProof/>
                <w:webHidden/>
              </w:rPr>
              <w:tab/>
            </w:r>
            <w:r>
              <w:rPr>
                <w:noProof/>
                <w:webHidden/>
              </w:rPr>
              <w:fldChar w:fldCharType="begin"/>
            </w:r>
            <w:r>
              <w:rPr>
                <w:noProof/>
                <w:webHidden/>
              </w:rPr>
              <w:instrText xml:space="preserve"> PAGEREF _Toc217650992 \h </w:instrText>
            </w:r>
            <w:r>
              <w:rPr>
                <w:noProof/>
                <w:webHidden/>
              </w:rPr>
            </w:r>
            <w:r>
              <w:rPr>
                <w:noProof/>
                <w:webHidden/>
              </w:rPr>
              <w:fldChar w:fldCharType="separate"/>
            </w:r>
            <w:r>
              <w:rPr>
                <w:noProof/>
                <w:webHidden/>
              </w:rPr>
              <w:t>6</w:t>
            </w:r>
            <w:r>
              <w:rPr>
                <w:noProof/>
                <w:webHidden/>
              </w:rPr>
              <w:fldChar w:fldCharType="end"/>
            </w:r>
            <w:r w:rsidRPr="005E05BA">
              <w:rPr>
                <w:rStyle w:val="Hyperlink"/>
                <w:noProof/>
              </w:rPr>
              <w:fldChar w:fldCharType="end"/>
            </w:r>
          </w:ins>
        </w:p>
        <w:p w14:paraId="25C8FC19" w14:textId="2E37DE32" w:rsidR="004B2024" w:rsidRDefault="004B2024">
          <w:pPr>
            <w:pStyle w:val="TOC2"/>
            <w:tabs>
              <w:tab w:val="right" w:leader="dot" w:pos="9016"/>
            </w:tabs>
            <w:rPr>
              <w:ins w:id="13" w:author="YouQuan Neu (yqn1e23)" w:date="2025-12-26T14:16:00Z" w16du:dateUtc="2025-12-26T06:16:00Z"/>
              <w:noProof/>
              <w:lang w:val="en-US"/>
            </w:rPr>
          </w:pPr>
          <w:ins w:id="14"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"_Toc217650993"</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Machine Learning in Healthcare and Hepatobiliary</w:t>
            </w:r>
            <w:r>
              <w:rPr>
                <w:noProof/>
                <w:webHidden/>
              </w:rPr>
              <w:tab/>
            </w:r>
            <w:r>
              <w:rPr>
                <w:noProof/>
                <w:webHidden/>
              </w:rPr>
              <w:fldChar w:fldCharType="begin"/>
            </w:r>
            <w:r>
              <w:rPr>
                <w:noProof/>
                <w:webHidden/>
              </w:rPr>
              <w:instrText xml:space="preserve"> PAGEREF _Toc217650993 \h </w:instrText>
            </w:r>
            <w:r>
              <w:rPr>
                <w:noProof/>
                <w:webHidden/>
              </w:rPr>
            </w:r>
            <w:r>
              <w:rPr>
                <w:noProof/>
                <w:webHidden/>
              </w:rPr>
              <w:fldChar w:fldCharType="separate"/>
            </w:r>
            <w:r>
              <w:rPr>
                <w:noProof/>
                <w:webHidden/>
              </w:rPr>
              <w:t>6</w:t>
            </w:r>
            <w:r>
              <w:rPr>
                <w:noProof/>
                <w:webHidden/>
              </w:rPr>
              <w:fldChar w:fldCharType="end"/>
            </w:r>
            <w:r w:rsidRPr="005E05BA">
              <w:rPr>
                <w:rStyle w:val="Hyperlink"/>
                <w:noProof/>
              </w:rPr>
              <w:fldChar w:fldCharType="end"/>
            </w:r>
          </w:ins>
        </w:p>
        <w:p w14:paraId="2A7C23F3" w14:textId="20C2E3DB" w:rsidR="004B2024" w:rsidRDefault="004B2024">
          <w:pPr>
            <w:pStyle w:val="TOC2"/>
            <w:tabs>
              <w:tab w:val="right" w:leader="dot" w:pos="9016"/>
            </w:tabs>
            <w:rPr>
              <w:ins w:id="15" w:author="YouQuan Neu (yqn1e23)" w:date="2025-12-26T14:16:00Z" w16du:dateUtc="2025-12-26T06:16:00Z"/>
              <w:noProof/>
              <w:lang w:val="en-US"/>
            </w:rPr>
          </w:pPr>
          <w:ins w:id="16"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"_Toc217650994"</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Machine Learning and Gallbladder Disease</w:t>
            </w:r>
            <w:r>
              <w:rPr>
                <w:noProof/>
                <w:webHidden/>
              </w:rPr>
              <w:tab/>
            </w:r>
            <w:r>
              <w:rPr>
                <w:noProof/>
                <w:webHidden/>
              </w:rPr>
              <w:fldChar w:fldCharType="begin"/>
            </w:r>
            <w:r>
              <w:rPr>
                <w:noProof/>
                <w:webHidden/>
              </w:rPr>
              <w:instrText xml:space="preserve"> PAGEREF _Toc217650994 \h </w:instrText>
            </w:r>
            <w:r>
              <w:rPr>
                <w:noProof/>
                <w:webHidden/>
              </w:rPr>
            </w:r>
            <w:r>
              <w:rPr>
                <w:noProof/>
                <w:webHidden/>
              </w:rPr>
              <w:fldChar w:fldCharType="separate"/>
            </w:r>
            <w:r>
              <w:rPr>
                <w:noProof/>
                <w:webHidden/>
              </w:rPr>
              <w:t>6</w:t>
            </w:r>
            <w:r>
              <w:rPr>
                <w:noProof/>
                <w:webHidden/>
              </w:rPr>
              <w:fldChar w:fldCharType="end"/>
            </w:r>
            <w:r w:rsidRPr="005E05BA">
              <w:rPr>
                <w:rStyle w:val="Hyperlink"/>
                <w:noProof/>
              </w:rPr>
              <w:fldChar w:fldCharType="end"/>
            </w:r>
          </w:ins>
        </w:p>
        <w:p w14:paraId="777BE516" w14:textId="38AAE07F" w:rsidR="004B2024" w:rsidRDefault="004B2024">
          <w:pPr>
            <w:pStyle w:val="TOC2"/>
            <w:tabs>
              <w:tab w:val="right" w:leader="dot" w:pos="9016"/>
            </w:tabs>
            <w:rPr>
              <w:ins w:id="17" w:author="YouQuan Neu (yqn1e23)" w:date="2025-12-26T14:16:00Z" w16du:dateUtc="2025-12-26T06:16:00Z"/>
              <w:noProof/>
              <w:lang w:val="en-US"/>
            </w:rPr>
          </w:pPr>
          <w:ins w:id="18"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"_Toc217650995"</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Project Goal</w:t>
            </w:r>
            <w:r>
              <w:rPr>
                <w:noProof/>
                <w:webHidden/>
              </w:rPr>
              <w:tab/>
            </w:r>
            <w:r>
              <w:rPr>
                <w:noProof/>
                <w:webHidden/>
              </w:rPr>
              <w:fldChar w:fldCharType="begin"/>
            </w:r>
            <w:r>
              <w:rPr>
                <w:noProof/>
                <w:webHidden/>
              </w:rPr>
              <w:instrText xml:space="preserve"> PAGEREF _Toc217650995 \h </w:instrText>
            </w:r>
            <w:r>
              <w:rPr>
                <w:noProof/>
                <w:webHidden/>
              </w:rPr>
            </w:r>
            <w:r>
              <w:rPr>
                <w:noProof/>
                <w:webHidden/>
              </w:rPr>
              <w:fldChar w:fldCharType="separate"/>
            </w:r>
            <w:r>
              <w:rPr>
                <w:noProof/>
                <w:webHidden/>
              </w:rPr>
              <w:t>9</w:t>
            </w:r>
            <w:r>
              <w:rPr>
                <w:noProof/>
                <w:webHidden/>
              </w:rPr>
              <w:fldChar w:fldCharType="end"/>
            </w:r>
            <w:r w:rsidRPr="005E05BA">
              <w:rPr>
                <w:rStyle w:val="Hyperlink"/>
                <w:noProof/>
              </w:rPr>
              <w:fldChar w:fldCharType="end"/>
            </w:r>
          </w:ins>
        </w:p>
        <w:p w14:paraId="67106597" w14:textId="755DF502" w:rsidR="004B2024" w:rsidRDefault="004B2024">
          <w:pPr>
            <w:pStyle w:val="TOC1"/>
            <w:tabs>
              <w:tab w:val="right" w:leader="dot" w:pos="9016"/>
            </w:tabs>
            <w:rPr>
              <w:ins w:id="19" w:author="YouQuan Neu (yqn1e23)" w:date="2025-12-26T14:16:00Z" w16du:dateUtc="2025-12-26T06:16:00Z"/>
              <w:noProof/>
              <w:lang w:val="en-US"/>
            </w:rPr>
          </w:pPr>
          <w:ins w:id="20"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"_Toc217650996"</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Technical Progress</w:t>
            </w:r>
            <w:r>
              <w:rPr>
                <w:noProof/>
                <w:webHidden/>
              </w:rPr>
              <w:tab/>
            </w:r>
            <w:r>
              <w:rPr>
                <w:noProof/>
                <w:webHidden/>
              </w:rPr>
              <w:fldChar w:fldCharType="begin"/>
            </w:r>
            <w:r>
              <w:rPr>
                <w:noProof/>
                <w:webHidden/>
              </w:rPr>
              <w:instrText xml:space="preserve"> PAGEREF _Toc217650996 \h </w:instrText>
            </w:r>
            <w:r>
              <w:rPr>
                <w:noProof/>
                <w:webHidden/>
              </w:rPr>
            </w:r>
            <w:r>
              <w:rPr>
                <w:noProof/>
                <w:webHidden/>
              </w:rPr>
              <w:fldChar w:fldCharType="separate"/>
            </w:r>
            <w:r>
              <w:rPr>
                <w:noProof/>
                <w:webHidden/>
              </w:rPr>
              <w:t>10</w:t>
            </w:r>
            <w:r>
              <w:rPr>
                <w:noProof/>
                <w:webHidden/>
              </w:rPr>
              <w:fldChar w:fldCharType="end"/>
            </w:r>
            <w:r w:rsidRPr="005E05BA">
              <w:rPr>
                <w:rStyle w:val="Hyperlink"/>
                <w:noProof/>
              </w:rPr>
              <w:fldChar w:fldCharType="end"/>
            </w:r>
          </w:ins>
        </w:p>
        <w:p w14:paraId="7B164192" w14:textId="37413D3A" w:rsidR="004B2024" w:rsidRDefault="004B2024">
          <w:pPr>
            <w:pStyle w:val="TOC2"/>
            <w:tabs>
              <w:tab w:val="right" w:leader="dot" w:pos="9016"/>
            </w:tabs>
            <w:rPr>
              <w:ins w:id="21" w:author="YouQuan Neu (yqn1e23)" w:date="2025-12-26T14:16:00Z" w16du:dateUtc="2025-12-26T06:16:00Z"/>
              <w:noProof/>
              <w:lang w:val="en-US"/>
            </w:rPr>
          </w:pPr>
          <w:ins w:id="22"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"_Toc217650997"</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Dataset</w:t>
            </w:r>
            <w:r>
              <w:rPr>
                <w:noProof/>
                <w:webHidden/>
              </w:rPr>
              <w:tab/>
            </w:r>
            <w:r>
              <w:rPr>
                <w:noProof/>
                <w:webHidden/>
              </w:rPr>
              <w:fldChar w:fldCharType="begin"/>
            </w:r>
            <w:r>
              <w:rPr>
                <w:noProof/>
                <w:webHidden/>
              </w:rPr>
              <w:instrText xml:space="preserve"> PAGEREF _Toc217650997 \h </w:instrText>
            </w:r>
            <w:r>
              <w:rPr>
                <w:noProof/>
                <w:webHidden/>
              </w:rPr>
            </w:r>
            <w:r>
              <w:rPr>
                <w:noProof/>
                <w:webHidden/>
              </w:rPr>
              <w:fldChar w:fldCharType="separate"/>
            </w:r>
            <w:r>
              <w:rPr>
                <w:noProof/>
                <w:webHidden/>
              </w:rPr>
              <w:t>10</w:t>
            </w:r>
            <w:r>
              <w:rPr>
                <w:noProof/>
                <w:webHidden/>
              </w:rPr>
              <w:fldChar w:fldCharType="end"/>
            </w:r>
            <w:r w:rsidRPr="005E05BA">
              <w:rPr>
                <w:rStyle w:val="Hyperlink"/>
                <w:noProof/>
              </w:rPr>
              <w:fldChar w:fldCharType="end"/>
            </w:r>
          </w:ins>
        </w:p>
        <w:p w14:paraId="1FDE7793" w14:textId="32C6AE92" w:rsidR="004B2024" w:rsidRDefault="004B2024">
          <w:pPr>
            <w:pStyle w:val="TOC2"/>
            <w:tabs>
              <w:tab w:val="right" w:leader="dot" w:pos="9016"/>
            </w:tabs>
            <w:rPr>
              <w:ins w:id="23" w:author="YouQuan Neu (yqn1e23)" w:date="2025-12-26T14:16:00Z" w16du:dateUtc="2025-12-26T06:16:00Z"/>
              <w:noProof/>
              <w:lang w:val="en-US"/>
            </w:rPr>
          </w:pPr>
          <w:ins w:id="24"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"_Toc217650998"</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Data Preprocessing</w:t>
            </w:r>
            <w:r>
              <w:rPr>
                <w:noProof/>
                <w:webHidden/>
              </w:rPr>
              <w:tab/>
            </w:r>
            <w:r>
              <w:rPr>
                <w:noProof/>
                <w:webHidden/>
              </w:rPr>
              <w:fldChar w:fldCharType="begin"/>
            </w:r>
            <w:r>
              <w:rPr>
                <w:noProof/>
                <w:webHidden/>
              </w:rPr>
              <w:instrText xml:space="preserve"> PAGEREF _Toc217650998 \h </w:instrText>
            </w:r>
            <w:r>
              <w:rPr>
                <w:noProof/>
                <w:webHidden/>
              </w:rPr>
            </w:r>
            <w:r>
              <w:rPr>
                <w:noProof/>
                <w:webHidden/>
              </w:rPr>
              <w:fldChar w:fldCharType="separate"/>
            </w:r>
            <w:r>
              <w:rPr>
                <w:noProof/>
                <w:webHidden/>
              </w:rPr>
              <w:t>13</w:t>
            </w:r>
            <w:r>
              <w:rPr>
                <w:noProof/>
                <w:webHidden/>
              </w:rPr>
              <w:fldChar w:fldCharType="end"/>
            </w:r>
            <w:r w:rsidRPr="005E05BA">
              <w:rPr>
                <w:rStyle w:val="Hyperlink"/>
                <w:noProof/>
              </w:rPr>
              <w:fldChar w:fldCharType="end"/>
            </w:r>
          </w:ins>
        </w:p>
        <w:p w14:paraId="349E0DDB" w14:textId="79088582" w:rsidR="004B2024" w:rsidRDefault="004B2024">
          <w:pPr>
            <w:pStyle w:val="TOC2"/>
            <w:tabs>
              <w:tab w:val="right" w:leader="dot" w:pos="9016"/>
            </w:tabs>
            <w:rPr>
              <w:ins w:id="25" w:author="YouQuan Neu (yqn1e23)" w:date="2025-12-26T14:16:00Z" w16du:dateUtc="2025-12-26T06:16:00Z"/>
              <w:noProof/>
              <w:lang w:val="en-US"/>
            </w:rPr>
          </w:pPr>
          <w:ins w:id="26"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"_Toc217650999"</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Model Implementation</w:t>
            </w:r>
            <w:r>
              <w:rPr>
                <w:noProof/>
                <w:webHidden/>
              </w:rPr>
              <w:tab/>
            </w:r>
            <w:r>
              <w:rPr>
                <w:noProof/>
                <w:webHidden/>
              </w:rPr>
              <w:fldChar w:fldCharType="begin"/>
            </w:r>
            <w:r>
              <w:rPr>
                <w:noProof/>
                <w:webHidden/>
              </w:rPr>
              <w:instrText xml:space="preserve"> PAGEREF _Toc217650999 \h </w:instrText>
            </w:r>
            <w:r>
              <w:rPr>
                <w:noProof/>
                <w:webHidden/>
              </w:rPr>
            </w:r>
            <w:r>
              <w:rPr>
                <w:noProof/>
                <w:webHidden/>
              </w:rPr>
              <w:fldChar w:fldCharType="separate"/>
            </w:r>
            <w:r>
              <w:rPr>
                <w:noProof/>
                <w:webHidden/>
              </w:rPr>
              <w:t>13</w:t>
            </w:r>
            <w:r>
              <w:rPr>
                <w:noProof/>
                <w:webHidden/>
              </w:rPr>
              <w:fldChar w:fldCharType="end"/>
            </w:r>
            <w:r w:rsidRPr="005E05BA">
              <w:rPr>
                <w:rStyle w:val="Hyperlink"/>
                <w:noProof/>
              </w:rPr>
              <w:fldChar w:fldCharType="end"/>
            </w:r>
          </w:ins>
        </w:p>
        <w:p w14:paraId="2E866107" w14:textId="52DCE2DA" w:rsidR="004B2024" w:rsidRDefault="004B2024">
          <w:pPr>
            <w:pStyle w:val="TOC1"/>
            <w:tabs>
              <w:tab w:val="right" w:leader="dot" w:pos="9016"/>
            </w:tabs>
            <w:rPr>
              <w:ins w:id="27" w:author="YouQuan Neu (yqn1e23)" w:date="2025-12-26T14:16:00Z" w16du:dateUtc="2025-12-26T06:16:00Z"/>
              <w:noProof/>
              <w:lang w:val="en-US"/>
            </w:rPr>
          </w:pPr>
          <w:ins w:id="28"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"_Toc217651000"</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Plan of Remaining Work</w:t>
            </w:r>
            <w:r>
              <w:rPr>
                <w:noProof/>
                <w:webHidden/>
              </w:rPr>
              <w:tab/>
            </w:r>
            <w:r>
              <w:rPr>
                <w:noProof/>
                <w:webHidden/>
              </w:rPr>
              <w:fldChar w:fldCharType="begin"/>
            </w:r>
            <w:r>
              <w:rPr>
                <w:noProof/>
                <w:webHidden/>
              </w:rPr>
              <w:instrText xml:space="preserve"> PAGEREF _Toc217651000 \h </w:instrText>
            </w:r>
            <w:r>
              <w:rPr>
                <w:noProof/>
                <w:webHidden/>
              </w:rPr>
            </w:r>
            <w:r>
              <w:rPr>
                <w:noProof/>
                <w:webHidden/>
              </w:rPr>
              <w:fldChar w:fldCharType="separate"/>
            </w:r>
            <w:r>
              <w:rPr>
                <w:noProof/>
                <w:webHidden/>
              </w:rPr>
              <w:t>14</w:t>
            </w:r>
            <w:r>
              <w:rPr>
                <w:noProof/>
                <w:webHidden/>
              </w:rPr>
              <w:fldChar w:fldCharType="end"/>
            </w:r>
            <w:r w:rsidRPr="005E05BA">
              <w:rPr>
                <w:rStyle w:val="Hyperlink"/>
                <w:noProof/>
              </w:rPr>
              <w:fldChar w:fldCharType="end"/>
            </w:r>
          </w:ins>
        </w:p>
        <w:p w14:paraId="7445148B" w14:textId="7C3E1235" w:rsidR="004B2024" w:rsidRDefault="004B2024">
          <w:pPr>
            <w:pStyle w:val="TOC1"/>
            <w:tabs>
              <w:tab w:val="right" w:leader="dot" w:pos="9016"/>
            </w:tabs>
            <w:rPr>
              <w:ins w:id="29" w:author="YouQuan Neu (yqn1e23)" w:date="2025-12-26T14:16:00Z" w16du:dateUtc="2025-12-26T06:16:00Z"/>
              <w:noProof/>
              <w:lang w:val="en-US"/>
            </w:rPr>
          </w:pPr>
          <w:ins w:id="30" w:author="YouQuan Neu (yqn1e23)" w:date="2025-12-26T14:16:00Z" w16du:dateUtc="2025-12-26T06:16:00Z">
            <w:r w:rsidRPr="005E05BA">
              <w:rPr>
                <w:rStyle w:val="Hyperlink"/>
                <w:noProof/>
              </w:rPr>
              <w:fldChar w:fldCharType="begin"/>
            </w:r>
            <w:r w:rsidRPr="005E05BA">
              <w:rPr>
                <w:rStyle w:val="Hyperlink"/>
                <w:noProof/>
              </w:rPr>
              <w:instrText xml:space="preserve"> </w:instrText>
            </w:r>
            <w:r>
              <w:rPr>
                <w:noProof/>
              </w:rPr>
              <w:instrText>HYPERLINK \l "_Toc217651001"</w:instrText>
            </w:r>
            <w:r w:rsidRPr="005E05BA">
              <w:rPr>
                <w:rStyle w:val="Hyperlink"/>
                <w:noProof/>
              </w:rPr>
              <w:instrText xml:space="preserve"> </w:instrText>
            </w:r>
            <w:r w:rsidRPr="005E05BA">
              <w:rPr>
                <w:rStyle w:val="Hyperlink"/>
                <w:noProof/>
              </w:rPr>
            </w:r>
            <w:r w:rsidRPr="005E05BA">
              <w:rPr>
                <w:rStyle w:val="Hyperlink"/>
                <w:noProof/>
              </w:rPr>
              <w:fldChar w:fldCharType="separate"/>
            </w:r>
            <w:r w:rsidRPr="005E05BA">
              <w:rPr>
                <w:rStyle w:val="Hyperlink"/>
                <w:noProof/>
              </w:rPr>
              <w:t>Reference</w:t>
            </w:r>
            <w:r>
              <w:rPr>
                <w:noProof/>
                <w:webHidden/>
              </w:rPr>
              <w:tab/>
            </w:r>
            <w:r>
              <w:rPr>
                <w:noProof/>
                <w:webHidden/>
              </w:rPr>
              <w:fldChar w:fldCharType="begin"/>
            </w:r>
            <w:r>
              <w:rPr>
                <w:noProof/>
                <w:webHidden/>
              </w:rPr>
              <w:instrText xml:space="preserve"> PAGEREF _Toc217651001 \h </w:instrText>
            </w:r>
            <w:r>
              <w:rPr>
                <w:noProof/>
                <w:webHidden/>
              </w:rPr>
            </w:r>
            <w:r>
              <w:rPr>
                <w:noProof/>
                <w:webHidden/>
              </w:rPr>
              <w:fldChar w:fldCharType="separate"/>
            </w:r>
            <w:r>
              <w:rPr>
                <w:noProof/>
                <w:webHidden/>
              </w:rPr>
              <w:t>15</w:t>
            </w:r>
            <w:r>
              <w:rPr>
                <w:noProof/>
                <w:webHidden/>
              </w:rPr>
              <w:fldChar w:fldCharType="end"/>
            </w:r>
            <w:r w:rsidRPr="005E05BA">
              <w:rPr>
                <w:rStyle w:val="Hyperlink"/>
                <w:noProof/>
              </w:rPr>
              <w:fldChar w:fldCharType="end"/>
            </w:r>
          </w:ins>
        </w:p>
        <w:p w14:paraId="565CC935" w14:textId="193211E2" w:rsidR="00705526" w:rsidRPr="00705526" w:rsidDel="004B2024" w:rsidRDefault="00705526">
          <w:pPr>
            <w:pStyle w:val="TOC1"/>
            <w:tabs>
              <w:tab w:val="right" w:leader="dot" w:pos="9016"/>
            </w:tabs>
            <w:rPr>
              <w:del w:id="31" w:author="YouQuan Neu (yqn1e23)" w:date="2025-12-26T14:16:00Z" w16du:dateUtc="2025-12-26T06:16:00Z"/>
              <w:rFonts w:ascii="Calibri" w:hAnsi="Calibri" w:cs="Calibri"/>
              <w:noProof/>
            </w:rPr>
          </w:pPr>
          <w:del w:id="32" w:author="YouQuan Neu (yqn1e23)" w:date="2025-12-26T14:16:00Z" w16du:dateUtc="2025-12-26T06:16:00Z">
            <w:r w:rsidRPr="004B2024" w:rsidDel="004B2024">
              <w:rPr>
                <w:rFonts w:ascii="Calibri" w:hAnsi="Calibri" w:cs="Calibri"/>
                <w:noProof/>
                <w:lang w:eastAsia="en-GB"/>
                <w:rPrChange w:id="33" w:author="YouQuan Neu (yqn1e23)" w:date="2025-12-26T14:16:00Z" w16du:dateUtc="2025-12-26T06:16:00Z">
                  <w:rPr>
                    <w:rStyle w:val="Hyperlink"/>
                    <w:rFonts w:ascii="Calibri" w:hAnsi="Calibri" w:cs="Calibri"/>
                    <w:noProof/>
                    <w:lang w:eastAsia="en-GB"/>
                  </w:rPr>
                </w:rPrChange>
              </w:rPr>
              <w:delText>Contents</w:delText>
            </w:r>
            <w:r w:rsidRPr="00705526" w:rsidDel="004B2024">
              <w:rPr>
                <w:rFonts w:ascii="Calibri" w:hAnsi="Calibri" w:cs="Calibri"/>
                <w:noProof/>
                <w:webHidden/>
              </w:rPr>
              <w:tab/>
              <w:delText>2</w:delText>
            </w:r>
          </w:del>
        </w:p>
        <w:p w14:paraId="409FE60C" w14:textId="65FA68D5" w:rsidR="00705526" w:rsidRPr="00705526" w:rsidDel="004B2024" w:rsidRDefault="00705526">
          <w:pPr>
            <w:pStyle w:val="TOC1"/>
            <w:tabs>
              <w:tab w:val="right" w:leader="dot" w:pos="9016"/>
            </w:tabs>
            <w:rPr>
              <w:del w:id="34" w:author="YouQuan Neu (yqn1e23)" w:date="2025-12-26T14:16:00Z" w16du:dateUtc="2025-12-26T06:16:00Z"/>
              <w:rFonts w:ascii="Calibri" w:hAnsi="Calibri" w:cs="Calibri"/>
              <w:noProof/>
            </w:rPr>
          </w:pPr>
          <w:del w:id="35" w:author="YouQuan Neu (yqn1e23)" w:date="2025-12-26T14:16:00Z" w16du:dateUtc="2025-12-26T06:16:00Z">
            <w:r w:rsidRPr="004B2024" w:rsidDel="004B2024">
              <w:rPr>
                <w:rFonts w:ascii="Calibri" w:hAnsi="Calibri" w:cs="Calibri"/>
                <w:noProof/>
                <w:lang w:eastAsia="en-GB"/>
                <w:rPrChange w:id="36" w:author="YouQuan Neu (yqn1e23)" w:date="2025-12-26T14:16:00Z" w16du:dateUtc="2025-12-26T06:16:00Z">
                  <w:rPr>
                    <w:rStyle w:val="Hyperlink"/>
                    <w:rFonts w:ascii="Calibri" w:hAnsi="Calibri" w:cs="Calibri"/>
                    <w:noProof/>
                    <w:lang w:eastAsia="en-GB"/>
                  </w:rPr>
                </w:rPrChange>
              </w:rPr>
              <w:delText>Abstract</w:delText>
            </w:r>
            <w:r w:rsidRPr="00705526" w:rsidDel="004B2024">
              <w:rPr>
                <w:rFonts w:ascii="Calibri" w:hAnsi="Calibri" w:cs="Calibri"/>
                <w:noProof/>
                <w:webHidden/>
              </w:rPr>
              <w:tab/>
            </w:r>
            <w:r w:rsidR="004B2024" w:rsidDel="004B2024">
              <w:rPr>
                <w:rFonts w:ascii="Calibri" w:hAnsi="Calibri" w:cs="Calibri"/>
                <w:noProof/>
                <w:webHidden/>
              </w:rPr>
              <w:delText>3</w:delText>
            </w:r>
          </w:del>
        </w:p>
        <w:p w14:paraId="5149347F" w14:textId="33D700F4" w:rsidR="00705526" w:rsidRPr="00705526" w:rsidDel="004B2024" w:rsidRDefault="00705526">
          <w:pPr>
            <w:pStyle w:val="TOC1"/>
            <w:tabs>
              <w:tab w:val="right" w:leader="dot" w:pos="9016"/>
            </w:tabs>
            <w:rPr>
              <w:del w:id="37" w:author="YouQuan Neu (yqn1e23)" w:date="2025-12-26T14:16:00Z" w16du:dateUtc="2025-12-26T06:16:00Z"/>
              <w:rFonts w:ascii="Calibri" w:hAnsi="Calibri" w:cs="Calibri"/>
              <w:noProof/>
            </w:rPr>
          </w:pPr>
          <w:del w:id="38" w:author="YouQuan Neu (yqn1e23)" w:date="2025-12-26T14:16:00Z" w16du:dateUtc="2025-12-26T06:16:00Z">
            <w:r w:rsidRPr="004B2024" w:rsidDel="004B2024">
              <w:rPr>
                <w:rFonts w:ascii="Calibri" w:hAnsi="Calibri" w:cs="Calibri"/>
                <w:noProof/>
                <w:lang w:eastAsia="en-GB"/>
                <w:rPrChange w:id="39" w:author="YouQuan Neu (yqn1e23)" w:date="2025-12-26T14:16:00Z" w16du:dateUtc="2025-12-26T06:16:00Z">
                  <w:rPr>
                    <w:rStyle w:val="Hyperlink"/>
                    <w:rFonts w:ascii="Calibri" w:hAnsi="Calibri" w:cs="Calibri"/>
                    <w:noProof/>
                    <w:lang w:eastAsia="en-GB"/>
                  </w:rPr>
                </w:rPrChange>
              </w:rPr>
              <w:delText>Background</w:delText>
            </w:r>
            <w:r w:rsidRPr="00705526" w:rsidDel="004B2024">
              <w:rPr>
                <w:rFonts w:ascii="Calibri" w:hAnsi="Calibri" w:cs="Calibri"/>
                <w:noProof/>
                <w:webHidden/>
              </w:rPr>
              <w:tab/>
            </w:r>
            <w:r w:rsidR="004B2024" w:rsidDel="004B2024">
              <w:rPr>
                <w:rFonts w:ascii="Calibri" w:hAnsi="Calibri" w:cs="Calibri"/>
                <w:noProof/>
                <w:webHidden/>
              </w:rPr>
              <w:delText>4</w:delText>
            </w:r>
          </w:del>
        </w:p>
        <w:p w14:paraId="006FD9B0" w14:textId="774431B3" w:rsidR="00705526" w:rsidRPr="00705526" w:rsidDel="004B2024" w:rsidRDefault="00705526">
          <w:pPr>
            <w:pStyle w:val="TOC2"/>
            <w:tabs>
              <w:tab w:val="right" w:leader="dot" w:pos="9016"/>
            </w:tabs>
            <w:rPr>
              <w:del w:id="40" w:author="YouQuan Neu (yqn1e23)" w:date="2025-12-26T14:16:00Z" w16du:dateUtc="2025-12-26T06:16:00Z"/>
              <w:rFonts w:ascii="Calibri" w:hAnsi="Calibri" w:cs="Calibri"/>
              <w:noProof/>
            </w:rPr>
          </w:pPr>
          <w:del w:id="41" w:author="YouQuan Neu (yqn1e23)" w:date="2025-12-26T14:16:00Z" w16du:dateUtc="2025-12-26T06:16:00Z">
            <w:r w:rsidRPr="004B2024" w:rsidDel="004B2024">
              <w:rPr>
                <w:rFonts w:ascii="Calibri" w:hAnsi="Calibri" w:cs="Calibri"/>
                <w:noProof/>
                <w:lang w:eastAsia="en-GB"/>
                <w:rPrChange w:id="42" w:author="YouQuan Neu (yqn1e23)" w:date="2025-12-26T14:16:00Z" w16du:dateUtc="2025-12-26T06:16:00Z">
                  <w:rPr>
                    <w:rStyle w:val="Hyperlink"/>
                    <w:rFonts w:ascii="Calibri" w:hAnsi="Calibri" w:cs="Calibri"/>
                    <w:noProof/>
                    <w:lang w:eastAsia="en-GB"/>
                  </w:rPr>
                </w:rPrChange>
              </w:rPr>
              <w:delText>Gallstone</w:delText>
            </w:r>
            <w:r w:rsidRPr="00705526" w:rsidDel="004B2024">
              <w:rPr>
                <w:rFonts w:ascii="Calibri" w:hAnsi="Calibri" w:cs="Calibri"/>
                <w:noProof/>
                <w:webHidden/>
              </w:rPr>
              <w:tab/>
            </w:r>
            <w:r w:rsidR="004B2024" w:rsidDel="004B2024">
              <w:rPr>
                <w:rFonts w:ascii="Calibri" w:hAnsi="Calibri" w:cs="Calibri"/>
                <w:noProof/>
                <w:webHidden/>
              </w:rPr>
              <w:delText>4</w:delText>
            </w:r>
          </w:del>
        </w:p>
        <w:p w14:paraId="5DFED77A" w14:textId="7ECC8310" w:rsidR="00705526" w:rsidRPr="00705526" w:rsidDel="004B2024" w:rsidRDefault="00705526">
          <w:pPr>
            <w:pStyle w:val="TOC2"/>
            <w:tabs>
              <w:tab w:val="right" w:leader="dot" w:pos="9016"/>
            </w:tabs>
            <w:rPr>
              <w:del w:id="43" w:author="YouQuan Neu (yqn1e23)" w:date="2025-12-26T14:16:00Z" w16du:dateUtc="2025-12-26T06:16:00Z"/>
              <w:rFonts w:ascii="Calibri" w:hAnsi="Calibri" w:cs="Calibri"/>
              <w:noProof/>
            </w:rPr>
          </w:pPr>
          <w:del w:id="44" w:author="YouQuan Neu (yqn1e23)" w:date="2025-12-26T14:16:00Z" w16du:dateUtc="2025-12-26T06:16:00Z">
            <w:r w:rsidRPr="004B2024" w:rsidDel="004B2024">
              <w:rPr>
                <w:rFonts w:ascii="Calibri" w:hAnsi="Calibri" w:cs="Calibri"/>
                <w:noProof/>
                <w:rPrChange w:id="45" w:author="YouQuan Neu (yqn1e23)" w:date="2025-12-26T14:16:00Z" w16du:dateUtc="2025-12-26T06:16:00Z">
                  <w:rPr>
                    <w:rStyle w:val="Hyperlink"/>
                    <w:rFonts w:ascii="Calibri" w:hAnsi="Calibri" w:cs="Calibri"/>
                    <w:noProof/>
                  </w:rPr>
                </w:rPrChange>
              </w:rPr>
              <w:delText>Machine Learning</w:delText>
            </w:r>
            <w:r w:rsidRPr="00705526" w:rsidDel="004B2024">
              <w:rPr>
                <w:rFonts w:ascii="Calibri" w:hAnsi="Calibri" w:cs="Calibri"/>
                <w:noProof/>
                <w:webHidden/>
              </w:rPr>
              <w:tab/>
            </w:r>
            <w:r w:rsidR="004B2024" w:rsidDel="004B2024">
              <w:rPr>
                <w:rFonts w:ascii="Calibri" w:hAnsi="Calibri" w:cs="Calibri"/>
                <w:noProof/>
                <w:webHidden/>
              </w:rPr>
              <w:delText>4</w:delText>
            </w:r>
          </w:del>
        </w:p>
        <w:p w14:paraId="149D5969" w14:textId="3D1BC190" w:rsidR="00705526" w:rsidRPr="00705526" w:rsidDel="004B2024" w:rsidRDefault="00705526">
          <w:pPr>
            <w:pStyle w:val="TOC1"/>
            <w:tabs>
              <w:tab w:val="right" w:leader="dot" w:pos="9016"/>
            </w:tabs>
            <w:rPr>
              <w:del w:id="46" w:author="YouQuan Neu (yqn1e23)" w:date="2025-12-26T14:16:00Z" w16du:dateUtc="2025-12-26T06:16:00Z"/>
              <w:rFonts w:ascii="Calibri" w:hAnsi="Calibri" w:cs="Calibri"/>
              <w:noProof/>
            </w:rPr>
          </w:pPr>
          <w:del w:id="47" w:author="YouQuan Neu (yqn1e23)" w:date="2025-12-26T14:16:00Z" w16du:dateUtc="2025-12-26T06:16:00Z">
            <w:r w:rsidRPr="004B2024" w:rsidDel="004B2024">
              <w:rPr>
                <w:rFonts w:ascii="Calibri" w:hAnsi="Calibri" w:cs="Calibri"/>
                <w:noProof/>
                <w:lang w:eastAsia="en-GB"/>
                <w:rPrChange w:id="48" w:author="YouQuan Neu (yqn1e23)" w:date="2025-12-26T14:16:00Z" w16du:dateUtc="2025-12-26T06:16:00Z">
                  <w:rPr>
                    <w:rStyle w:val="Hyperlink"/>
                    <w:rFonts w:ascii="Calibri" w:hAnsi="Calibri" w:cs="Calibri"/>
                    <w:noProof/>
                    <w:lang w:eastAsia="en-GB"/>
                  </w:rPr>
                </w:rPrChange>
              </w:rPr>
              <w:delText>Literature Review</w:delText>
            </w:r>
            <w:r w:rsidRPr="00705526" w:rsidDel="004B2024">
              <w:rPr>
                <w:rFonts w:ascii="Calibri" w:hAnsi="Calibri" w:cs="Calibri"/>
                <w:noProof/>
                <w:webHidden/>
              </w:rPr>
              <w:tab/>
            </w:r>
            <w:r w:rsidR="004B2024" w:rsidDel="004B2024">
              <w:rPr>
                <w:rFonts w:ascii="Calibri" w:hAnsi="Calibri" w:cs="Calibri"/>
                <w:noProof/>
                <w:webHidden/>
              </w:rPr>
              <w:delText>6</w:delText>
            </w:r>
          </w:del>
        </w:p>
        <w:p w14:paraId="737BDA46" w14:textId="54ED50B6" w:rsidR="00705526" w:rsidRPr="00705526" w:rsidDel="004B2024" w:rsidRDefault="00705526">
          <w:pPr>
            <w:pStyle w:val="TOC2"/>
            <w:tabs>
              <w:tab w:val="right" w:leader="dot" w:pos="9016"/>
            </w:tabs>
            <w:rPr>
              <w:del w:id="49" w:author="YouQuan Neu (yqn1e23)" w:date="2025-12-26T14:16:00Z" w16du:dateUtc="2025-12-26T06:16:00Z"/>
              <w:rFonts w:ascii="Calibri" w:hAnsi="Calibri" w:cs="Calibri"/>
              <w:noProof/>
            </w:rPr>
          </w:pPr>
          <w:del w:id="50" w:author="YouQuan Neu (yqn1e23)" w:date="2025-12-26T14:16:00Z" w16du:dateUtc="2025-12-26T06:16:00Z">
            <w:r w:rsidRPr="004B2024" w:rsidDel="004B2024">
              <w:rPr>
                <w:rFonts w:ascii="Calibri" w:hAnsi="Calibri" w:cs="Calibri"/>
                <w:noProof/>
                <w:rPrChange w:id="51" w:author="YouQuan Neu (yqn1e23)" w:date="2025-12-26T14:16:00Z" w16du:dateUtc="2025-12-26T06:16:00Z">
                  <w:rPr>
                    <w:rStyle w:val="Hyperlink"/>
                    <w:rFonts w:ascii="Calibri" w:hAnsi="Calibri" w:cs="Calibri"/>
                    <w:noProof/>
                  </w:rPr>
                </w:rPrChange>
              </w:rPr>
              <w:delText>Machine Learning in Healthcare and Hepatobiliary</w:delText>
            </w:r>
            <w:r w:rsidRPr="00705526" w:rsidDel="004B2024">
              <w:rPr>
                <w:rFonts w:ascii="Calibri" w:hAnsi="Calibri" w:cs="Calibri"/>
                <w:noProof/>
                <w:webHidden/>
              </w:rPr>
              <w:tab/>
            </w:r>
            <w:r w:rsidR="004B2024" w:rsidDel="004B2024">
              <w:rPr>
                <w:rFonts w:ascii="Calibri" w:hAnsi="Calibri" w:cs="Calibri"/>
                <w:noProof/>
                <w:webHidden/>
              </w:rPr>
              <w:delText>6</w:delText>
            </w:r>
          </w:del>
        </w:p>
        <w:p w14:paraId="7171940E" w14:textId="7924888C" w:rsidR="00705526" w:rsidRPr="00705526" w:rsidDel="004B2024" w:rsidRDefault="00705526">
          <w:pPr>
            <w:pStyle w:val="TOC2"/>
            <w:tabs>
              <w:tab w:val="right" w:leader="dot" w:pos="9016"/>
            </w:tabs>
            <w:rPr>
              <w:del w:id="52" w:author="YouQuan Neu (yqn1e23)" w:date="2025-12-26T14:16:00Z" w16du:dateUtc="2025-12-26T06:16:00Z"/>
              <w:rFonts w:ascii="Calibri" w:hAnsi="Calibri" w:cs="Calibri"/>
              <w:noProof/>
            </w:rPr>
          </w:pPr>
          <w:del w:id="53" w:author="YouQuan Neu (yqn1e23)" w:date="2025-12-26T14:16:00Z" w16du:dateUtc="2025-12-26T06:16:00Z">
            <w:r w:rsidRPr="004B2024" w:rsidDel="004B2024">
              <w:rPr>
                <w:rFonts w:ascii="Calibri" w:hAnsi="Calibri" w:cs="Calibri"/>
                <w:noProof/>
                <w:rPrChange w:id="54" w:author="YouQuan Neu (yqn1e23)" w:date="2025-12-26T14:16:00Z" w16du:dateUtc="2025-12-26T06:16:00Z">
                  <w:rPr>
                    <w:rStyle w:val="Hyperlink"/>
                    <w:rFonts w:ascii="Calibri" w:hAnsi="Calibri" w:cs="Calibri"/>
                    <w:noProof/>
                  </w:rPr>
                </w:rPrChange>
              </w:rPr>
              <w:delText>Machine Learning and Gallbladder Disease</w:delText>
            </w:r>
            <w:r w:rsidRPr="00705526" w:rsidDel="004B2024">
              <w:rPr>
                <w:rFonts w:ascii="Calibri" w:hAnsi="Calibri" w:cs="Calibri"/>
                <w:noProof/>
                <w:webHidden/>
              </w:rPr>
              <w:tab/>
            </w:r>
            <w:r w:rsidR="004B2024" w:rsidDel="004B2024">
              <w:rPr>
                <w:rFonts w:ascii="Calibri" w:hAnsi="Calibri" w:cs="Calibri"/>
                <w:noProof/>
                <w:webHidden/>
              </w:rPr>
              <w:delText>6</w:delText>
            </w:r>
          </w:del>
        </w:p>
        <w:p w14:paraId="2D49DB31" w14:textId="6024D4B9" w:rsidR="00705526" w:rsidRPr="00705526" w:rsidDel="004B2024" w:rsidRDefault="00705526">
          <w:pPr>
            <w:pStyle w:val="TOC1"/>
            <w:tabs>
              <w:tab w:val="right" w:leader="dot" w:pos="9016"/>
            </w:tabs>
            <w:rPr>
              <w:del w:id="55" w:author="YouQuan Neu (yqn1e23)" w:date="2025-12-26T14:16:00Z" w16du:dateUtc="2025-12-26T06:16:00Z"/>
              <w:rFonts w:ascii="Calibri" w:hAnsi="Calibri" w:cs="Calibri"/>
              <w:noProof/>
            </w:rPr>
          </w:pPr>
          <w:del w:id="56" w:author="YouQuan Neu (yqn1e23)" w:date="2025-12-26T14:16:00Z" w16du:dateUtc="2025-12-26T06:16:00Z">
            <w:r w:rsidRPr="004B2024" w:rsidDel="004B2024">
              <w:rPr>
                <w:rFonts w:ascii="Calibri" w:hAnsi="Calibri" w:cs="Calibri"/>
                <w:noProof/>
                <w:rPrChange w:id="57" w:author="YouQuan Neu (yqn1e23)" w:date="2025-12-26T14:16:00Z" w16du:dateUtc="2025-12-26T06:16:00Z">
                  <w:rPr>
                    <w:rStyle w:val="Hyperlink"/>
                    <w:rFonts w:ascii="Calibri" w:hAnsi="Calibri" w:cs="Calibri"/>
                    <w:noProof/>
                  </w:rPr>
                </w:rPrChange>
              </w:rPr>
              <w:delText>Project Goal</w:delText>
            </w:r>
            <w:r w:rsidRPr="00705526" w:rsidDel="004B2024">
              <w:rPr>
                <w:rFonts w:ascii="Calibri" w:hAnsi="Calibri" w:cs="Calibri"/>
                <w:noProof/>
                <w:webHidden/>
              </w:rPr>
              <w:tab/>
            </w:r>
            <w:r w:rsidR="004B2024" w:rsidDel="004B2024">
              <w:rPr>
                <w:rFonts w:ascii="Calibri" w:hAnsi="Calibri" w:cs="Calibri"/>
                <w:noProof/>
                <w:webHidden/>
              </w:rPr>
              <w:delText>9</w:delText>
            </w:r>
          </w:del>
        </w:p>
        <w:p w14:paraId="056AB541" w14:textId="6B52CD73" w:rsidR="00705526" w:rsidRPr="00705526" w:rsidDel="004B2024" w:rsidRDefault="00705526">
          <w:pPr>
            <w:pStyle w:val="TOC1"/>
            <w:tabs>
              <w:tab w:val="right" w:leader="dot" w:pos="9016"/>
            </w:tabs>
            <w:rPr>
              <w:del w:id="58" w:author="YouQuan Neu (yqn1e23)" w:date="2025-12-26T14:16:00Z" w16du:dateUtc="2025-12-26T06:16:00Z"/>
              <w:rFonts w:ascii="Calibri" w:hAnsi="Calibri" w:cs="Calibri"/>
              <w:noProof/>
            </w:rPr>
          </w:pPr>
          <w:del w:id="59" w:author="YouQuan Neu (yqn1e23)" w:date="2025-12-26T14:16:00Z" w16du:dateUtc="2025-12-26T06:16:00Z">
            <w:r w:rsidRPr="004B2024" w:rsidDel="004B2024">
              <w:rPr>
                <w:rFonts w:ascii="Calibri" w:hAnsi="Calibri" w:cs="Calibri"/>
                <w:noProof/>
                <w:rPrChange w:id="60" w:author="YouQuan Neu (yqn1e23)" w:date="2025-12-26T14:16:00Z" w16du:dateUtc="2025-12-26T06:16:00Z">
                  <w:rPr>
                    <w:rStyle w:val="Hyperlink"/>
                    <w:rFonts w:ascii="Calibri" w:hAnsi="Calibri" w:cs="Calibri"/>
                    <w:noProof/>
                  </w:rPr>
                </w:rPrChange>
              </w:rPr>
              <w:delText>Technical Progress</w:delText>
            </w:r>
            <w:r w:rsidRPr="00705526" w:rsidDel="004B2024">
              <w:rPr>
                <w:rFonts w:ascii="Calibri" w:hAnsi="Calibri" w:cs="Calibri"/>
                <w:noProof/>
                <w:webHidden/>
              </w:rPr>
              <w:tab/>
            </w:r>
            <w:r w:rsidR="004B2024" w:rsidDel="004B2024">
              <w:rPr>
                <w:rFonts w:ascii="Calibri" w:hAnsi="Calibri" w:cs="Calibri"/>
                <w:noProof/>
                <w:webHidden/>
              </w:rPr>
              <w:delText>10</w:delText>
            </w:r>
          </w:del>
        </w:p>
        <w:p w14:paraId="69B838E8" w14:textId="5E55283D" w:rsidR="00705526" w:rsidRPr="00705526" w:rsidDel="004B2024" w:rsidRDefault="00705526">
          <w:pPr>
            <w:pStyle w:val="TOC2"/>
            <w:tabs>
              <w:tab w:val="right" w:leader="dot" w:pos="9016"/>
            </w:tabs>
            <w:rPr>
              <w:del w:id="61" w:author="YouQuan Neu (yqn1e23)" w:date="2025-12-26T14:16:00Z" w16du:dateUtc="2025-12-26T06:16:00Z"/>
              <w:rFonts w:ascii="Calibri" w:hAnsi="Calibri" w:cs="Calibri"/>
              <w:noProof/>
            </w:rPr>
          </w:pPr>
          <w:del w:id="62" w:author="YouQuan Neu (yqn1e23)" w:date="2025-12-26T14:16:00Z" w16du:dateUtc="2025-12-26T06:16:00Z">
            <w:r w:rsidRPr="004B2024" w:rsidDel="004B2024">
              <w:rPr>
                <w:rFonts w:ascii="Calibri" w:hAnsi="Calibri" w:cs="Calibri"/>
                <w:noProof/>
                <w:rPrChange w:id="63" w:author="YouQuan Neu (yqn1e23)" w:date="2025-12-26T14:16:00Z" w16du:dateUtc="2025-12-26T06:16:00Z">
                  <w:rPr>
                    <w:rStyle w:val="Hyperlink"/>
                    <w:rFonts w:ascii="Calibri" w:hAnsi="Calibri" w:cs="Calibri"/>
                    <w:noProof/>
                  </w:rPr>
                </w:rPrChange>
              </w:rPr>
              <w:delText>Dataset</w:delText>
            </w:r>
            <w:r w:rsidRPr="00705526" w:rsidDel="004B2024">
              <w:rPr>
                <w:rFonts w:ascii="Calibri" w:hAnsi="Calibri" w:cs="Calibri"/>
                <w:noProof/>
                <w:webHidden/>
              </w:rPr>
              <w:tab/>
            </w:r>
            <w:r w:rsidR="004B2024" w:rsidDel="004B2024">
              <w:rPr>
                <w:rFonts w:ascii="Calibri" w:hAnsi="Calibri" w:cs="Calibri"/>
                <w:noProof/>
                <w:webHidden/>
              </w:rPr>
              <w:delText>10</w:delText>
            </w:r>
          </w:del>
        </w:p>
        <w:p w14:paraId="5B6C0242" w14:textId="34275DFF" w:rsidR="00705526" w:rsidRPr="00705526" w:rsidDel="004B2024" w:rsidRDefault="00705526">
          <w:pPr>
            <w:pStyle w:val="TOC2"/>
            <w:tabs>
              <w:tab w:val="right" w:leader="dot" w:pos="9016"/>
            </w:tabs>
            <w:rPr>
              <w:del w:id="64" w:author="YouQuan Neu (yqn1e23)" w:date="2025-12-26T14:16:00Z" w16du:dateUtc="2025-12-26T06:16:00Z"/>
              <w:rFonts w:ascii="Calibri" w:hAnsi="Calibri" w:cs="Calibri"/>
              <w:noProof/>
            </w:rPr>
          </w:pPr>
          <w:del w:id="65" w:author="YouQuan Neu (yqn1e23)" w:date="2025-12-26T14:16:00Z" w16du:dateUtc="2025-12-26T06:16:00Z">
            <w:r w:rsidRPr="004B2024" w:rsidDel="004B2024">
              <w:rPr>
                <w:rFonts w:ascii="Calibri" w:hAnsi="Calibri" w:cs="Calibri"/>
                <w:noProof/>
                <w:rPrChange w:id="66" w:author="YouQuan Neu (yqn1e23)" w:date="2025-12-26T14:16:00Z" w16du:dateUtc="2025-12-26T06:16:00Z">
                  <w:rPr>
                    <w:rStyle w:val="Hyperlink"/>
                    <w:rFonts w:ascii="Calibri" w:hAnsi="Calibri" w:cs="Calibri"/>
                    <w:noProof/>
                  </w:rPr>
                </w:rPrChange>
              </w:rPr>
              <w:delText>Data Preprocessing</w:delText>
            </w:r>
            <w:r w:rsidRPr="00705526" w:rsidDel="004B2024">
              <w:rPr>
                <w:rFonts w:ascii="Calibri" w:hAnsi="Calibri" w:cs="Calibri"/>
                <w:noProof/>
                <w:webHidden/>
              </w:rPr>
              <w:tab/>
            </w:r>
            <w:r w:rsidR="004B2024" w:rsidDel="004B2024">
              <w:rPr>
                <w:rFonts w:ascii="Calibri" w:hAnsi="Calibri" w:cs="Calibri"/>
                <w:noProof/>
                <w:webHidden/>
              </w:rPr>
              <w:delText>13</w:delText>
            </w:r>
          </w:del>
        </w:p>
        <w:p w14:paraId="599F7FFB" w14:textId="70D59B25" w:rsidR="00705526" w:rsidRPr="00705526" w:rsidDel="004B2024" w:rsidRDefault="00705526">
          <w:pPr>
            <w:pStyle w:val="TOC2"/>
            <w:tabs>
              <w:tab w:val="right" w:leader="dot" w:pos="9016"/>
            </w:tabs>
            <w:rPr>
              <w:del w:id="67" w:author="YouQuan Neu (yqn1e23)" w:date="2025-12-26T14:16:00Z" w16du:dateUtc="2025-12-26T06:16:00Z"/>
              <w:rFonts w:ascii="Calibri" w:hAnsi="Calibri" w:cs="Calibri"/>
              <w:noProof/>
            </w:rPr>
          </w:pPr>
          <w:del w:id="68" w:author="YouQuan Neu (yqn1e23)" w:date="2025-12-26T14:16:00Z" w16du:dateUtc="2025-12-26T06:16:00Z">
            <w:r w:rsidRPr="004B2024" w:rsidDel="004B2024">
              <w:rPr>
                <w:rFonts w:ascii="Calibri" w:hAnsi="Calibri" w:cs="Calibri"/>
                <w:noProof/>
                <w:rPrChange w:id="69" w:author="YouQuan Neu (yqn1e23)" w:date="2025-12-26T14:16:00Z" w16du:dateUtc="2025-12-26T06:16:00Z">
                  <w:rPr>
                    <w:rStyle w:val="Hyperlink"/>
                    <w:rFonts w:ascii="Calibri" w:hAnsi="Calibri" w:cs="Calibri"/>
                    <w:noProof/>
                  </w:rPr>
                </w:rPrChange>
              </w:rPr>
              <w:delText>Model Implementation</w:delText>
            </w:r>
            <w:r w:rsidRPr="00705526" w:rsidDel="004B2024">
              <w:rPr>
                <w:rFonts w:ascii="Calibri" w:hAnsi="Calibri" w:cs="Calibri"/>
                <w:noProof/>
                <w:webHidden/>
              </w:rPr>
              <w:tab/>
            </w:r>
            <w:r w:rsidR="004B2024" w:rsidDel="004B2024">
              <w:rPr>
                <w:rFonts w:ascii="Calibri" w:hAnsi="Calibri" w:cs="Calibri"/>
                <w:noProof/>
                <w:webHidden/>
              </w:rPr>
              <w:delText>13</w:delText>
            </w:r>
          </w:del>
        </w:p>
        <w:p w14:paraId="56FDB080" w14:textId="60A3089E" w:rsidR="00705526" w:rsidRPr="00705526" w:rsidDel="004B2024" w:rsidRDefault="00705526">
          <w:pPr>
            <w:pStyle w:val="TOC1"/>
            <w:tabs>
              <w:tab w:val="right" w:leader="dot" w:pos="9016"/>
            </w:tabs>
            <w:rPr>
              <w:del w:id="70" w:author="YouQuan Neu (yqn1e23)" w:date="2025-12-26T14:16:00Z" w16du:dateUtc="2025-12-26T06:16:00Z"/>
              <w:rFonts w:ascii="Calibri" w:hAnsi="Calibri" w:cs="Calibri"/>
              <w:noProof/>
            </w:rPr>
          </w:pPr>
          <w:del w:id="71" w:author="YouQuan Neu (yqn1e23)" w:date="2025-12-26T14:16:00Z" w16du:dateUtc="2025-12-26T06:16:00Z">
            <w:r w:rsidRPr="004B2024" w:rsidDel="004B2024">
              <w:rPr>
                <w:rFonts w:ascii="Calibri" w:hAnsi="Calibri" w:cs="Calibri"/>
                <w:noProof/>
                <w:rPrChange w:id="72" w:author="YouQuan Neu (yqn1e23)" w:date="2025-12-26T14:16:00Z" w16du:dateUtc="2025-12-26T06:16:00Z">
                  <w:rPr>
                    <w:rStyle w:val="Hyperlink"/>
                    <w:rFonts w:ascii="Calibri" w:hAnsi="Calibri" w:cs="Calibri"/>
                    <w:noProof/>
                  </w:rPr>
                </w:rPrChange>
              </w:rPr>
              <w:delText>Plan of Remaining Work</w:delText>
            </w:r>
            <w:r w:rsidRPr="00705526" w:rsidDel="004B2024">
              <w:rPr>
                <w:rFonts w:ascii="Calibri" w:hAnsi="Calibri" w:cs="Calibri"/>
                <w:noProof/>
                <w:webHidden/>
              </w:rPr>
              <w:tab/>
            </w:r>
            <w:r w:rsidR="004B2024" w:rsidDel="004B2024">
              <w:rPr>
                <w:rFonts w:ascii="Calibri" w:hAnsi="Calibri" w:cs="Calibri"/>
                <w:noProof/>
                <w:webHidden/>
              </w:rPr>
              <w:delText>14</w:delText>
            </w:r>
          </w:del>
        </w:p>
        <w:p w14:paraId="5D69030D" w14:textId="5D3C733C" w:rsidR="00705526" w:rsidRPr="00705526" w:rsidDel="004B2024" w:rsidRDefault="00705526">
          <w:pPr>
            <w:pStyle w:val="TOC1"/>
            <w:tabs>
              <w:tab w:val="right" w:leader="dot" w:pos="9016"/>
            </w:tabs>
            <w:rPr>
              <w:del w:id="73" w:author="YouQuan Neu (yqn1e23)" w:date="2025-12-26T14:16:00Z" w16du:dateUtc="2025-12-26T06:16:00Z"/>
              <w:rFonts w:ascii="Calibri" w:hAnsi="Calibri" w:cs="Calibri"/>
              <w:noProof/>
            </w:rPr>
          </w:pPr>
          <w:del w:id="74" w:author="YouQuan Neu (yqn1e23)" w:date="2025-12-26T14:16:00Z" w16du:dateUtc="2025-12-26T06:16:00Z">
            <w:r w:rsidRPr="004B2024" w:rsidDel="004B2024">
              <w:rPr>
                <w:rFonts w:ascii="Calibri" w:hAnsi="Calibri" w:cs="Calibri"/>
                <w:noProof/>
                <w:rPrChange w:id="75" w:author="YouQuan Neu (yqn1e23)" w:date="2025-12-26T14:16:00Z" w16du:dateUtc="2025-12-26T06:16:00Z">
                  <w:rPr>
                    <w:rStyle w:val="Hyperlink"/>
                    <w:rFonts w:ascii="Calibri" w:hAnsi="Calibri" w:cs="Calibri"/>
                    <w:noProof/>
                  </w:rPr>
                </w:rPrChange>
              </w:rPr>
              <w:delText>Reference</w:delText>
            </w:r>
            <w:r w:rsidRPr="00705526" w:rsidDel="004B2024">
              <w:rPr>
                <w:rFonts w:ascii="Calibri" w:hAnsi="Calibri" w:cs="Calibri"/>
                <w:noProof/>
                <w:webHidden/>
              </w:rPr>
              <w:tab/>
            </w:r>
            <w:r w:rsidR="004B2024" w:rsidDel="004B2024">
              <w:rPr>
                <w:rFonts w:ascii="Calibri" w:hAnsi="Calibri" w:cs="Calibri"/>
                <w:noProof/>
                <w:webHidden/>
              </w:rPr>
              <w:delText>15</w:delText>
            </w:r>
          </w:del>
        </w:p>
        <w:p w14:paraId="35A55973" w14:textId="20A700C9" w:rsidR="005B1984" w:rsidRPr="00705526" w:rsidRDefault="005B1984">
          <w:pPr>
            <w:rPr>
              <w:rFonts w:ascii="Calibri" w:hAnsi="Calibri" w:cs="Calibri"/>
            </w:rPr>
          </w:pPr>
          <w:r w:rsidRPr="00705526">
            <w:rPr>
              <w:rFonts w:ascii="Calibri" w:hAnsi="Calibri" w:cs="Calibri"/>
              <w:b/>
              <w:bCs/>
              <w:noProof/>
            </w:rPr>
            <w:fldChar w:fldCharType="end"/>
          </w:r>
        </w:p>
      </w:sdtContent>
    </w:sdt>
    <w:p w14:paraId="7569FE3F" w14:textId="77777777" w:rsidR="00AF0D9D" w:rsidRPr="00705526" w:rsidRDefault="00AF0D9D">
      <w:pPr>
        <w:rPr>
          <w:rFonts w:ascii="Calibri" w:eastAsiaTheme="majorEastAsia" w:hAnsi="Calibri" w:cs="Calibri"/>
          <w:color w:val="0F4761" w:themeColor="accent1" w:themeShade="BF"/>
          <w:lang w:eastAsia="en-GB"/>
        </w:rPr>
      </w:pPr>
      <w:r w:rsidRPr="00705526">
        <w:rPr>
          <w:rFonts w:ascii="Calibri" w:hAnsi="Calibri" w:cs="Calibri"/>
          <w:lang w:eastAsia="en-GB"/>
        </w:rPr>
        <w:br w:type="page"/>
      </w:r>
    </w:p>
    <w:p w14:paraId="35383C70" w14:textId="0C535ED6" w:rsidR="00AF0D9D" w:rsidRPr="00705526" w:rsidRDefault="00AF0D9D" w:rsidP="00705526">
      <w:pPr>
        <w:pStyle w:val="Heading1"/>
      </w:pPr>
      <w:bookmarkStart w:id="76" w:name="_Toc217650988"/>
      <w:r w:rsidRPr="00705526">
        <w:lastRenderedPageBreak/>
        <w:t>Abstract</w:t>
      </w:r>
      <w:bookmarkEnd w:id="76"/>
    </w:p>
    <w:p w14:paraId="3CE2F344" w14:textId="07F732EC" w:rsidR="00C11E74" w:rsidRPr="00536AA5" w:rsidRDefault="00E53509" w:rsidP="00C11E74">
      <w:pPr>
        <w:jc w:val="both"/>
        <w:rPr>
          <w:rFonts w:ascii="Calibri" w:hAnsi="Calibri" w:cs="Calibri"/>
        </w:rPr>
      </w:pPr>
      <w:r w:rsidRPr="00536AA5">
        <w:rPr>
          <w:rFonts w:ascii="Calibri" w:hAnsi="Calibri" w:cs="Calibri"/>
          <w:lang w:eastAsia="en-GB"/>
        </w:rPr>
        <w:t xml:space="preserve">Gallstone disease (GD) is one of the most common disorders affecting the digestive system worldwide, with rising incidence due to a combination of genetic, biological, and lifestyle factors. Traditional diagnostic methods such as ultrasonography, CT scans, and MRI are effective but may be costly and less accurate in certain patient populations. This project aims to design and develop a machine learning-based model, called Extreme Learning Machine (ELM) capable of predicting the risk of gallstone disease using clinical and demographic </w:t>
      </w:r>
      <w:r w:rsidR="00C11E74" w:rsidRPr="00536AA5">
        <w:rPr>
          <w:rFonts w:ascii="Calibri" w:hAnsi="Calibri" w:cs="Calibri"/>
          <w:lang w:eastAsia="en-GB"/>
        </w:rPr>
        <w:t>data.</w:t>
      </w:r>
      <w:r w:rsidR="00C11E74" w:rsidRPr="00536AA5">
        <w:rPr>
          <w:rFonts w:ascii="Calibri" w:hAnsi="Calibri" w:cs="Calibri"/>
        </w:rPr>
        <w:t xml:space="preserve"> In addition, metaheuristic algorithms such as Artificial Bee Colony (ABC) algorithm will be utilised to optimize </w:t>
      </w:r>
      <w:ins w:id="77" w:author="Abobakr Al-Shamiri" w:date="2025-12-26T01:15:00Z" w16du:dateUtc="2025-12-25T17:15:00Z">
        <w:r w:rsidR="00B20D01">
          <w:rPr>
            <w:rFonts w:ascii="Calibri" w:hAnsi="Calibri" w:cs="Calibri"/>
          </w:rPr>
          <w:t xml:space="preserve">the </w:t>
        </w:r>
      </w:ins>
      <w:r w:rsidR="00C11E74" w:rsidRPr="00536AA5">
        <w:rPr>
          <w:rFonts w:ascii="Calibri" w:hAnsi="Calibri" w:cs="Calibri"/>
        </w:rPr>
        <w:t xml:space="preserve">performance </w:t>
      </w:r>
      <w:del w:id="78" w:author="Abobakr Al-Shamiri" w:date="2025-12-26T01:15:00Z" w16du:dateUtc="2025-12-25T17:15:00Z">
        <w:r w:rsidR="00C11E74" w:rsidRPr="00536AA5" w:rsidDel="00B20D01">
          <w:rPr>
            <w:rFonts w:ascii="Calibri" w:hAnsi="Calibri" w:cs="Calibri"/>
          </w:rPr>
          <w:delText>and computational efficiency</w:delText>
        </w:r>
      </w:del>
      <w:ins w:id="79" w:author="Abobakr Al-Shamiri" w:date="2025-12-26T01:15:00Z" w16du:dateUtc="2025-12-25T17:15:00Z">
        <w:r w:rsidR="00B20D01">
          <w:rPr>
            <w:rFonts w:ascii="Calibri" w:hAnsi="Calibri" w:cs="Calibri"/>
          </w:rPr>
          <w:t>of ELM model</w:t>
        </w:r>
      </w:ins>
      <w:r w:rsidR="00C11E74" w:rsidRPr="00536AA5">
        <w:rPr>
          <w:rFonts w:ascii="Calibri" w:hAnsi="Calibri" w:cs="Calibri"/>
        </w:rPr>
        <w:t>.</w:t>
      </w:r>
      <w:r w:rsidR="00536AA5" w:rsidRPr="00536AA5">
        <w:rPr>
          <w:rFonts w:ascii="Calibri" w:hAnsi="Calibri" w:cs="Calibri"/>
        </w:rPr>
        <w:t xml:space="preserve"> Comprehensive documentation of the data preprocessing, feature selection, model training, and optimization stages will be presented in the final report.</w:t>
      </w:r>
    </w:p>
    <w:p w14:paraId="70096F02" w14:textId="233E0E3B" w:rsidR="00AF0D9D" w:rsidRPr="00E53509" w:rsidRDefault="00AF0D9D" w:rsidP="00C11E74">
      <w:pPr>
        <w:jc w:val="both"/>
        <w:rPr>
          <w:rFonts w:ascii="Calibri" w:hAnsi="Calibri" w:cs="Calibri"/>
          <w:lang w:eastAsia="en-GB"/>
        </w:rPr>
      </w:pPr>
      <w:r w:rsidRPr="00705526">
        <w:rPr>
          <w:rFonts w:ascii="Calibri" w:hAnsi="Calibri" w:cs="Calibri"/>
          <w:lang w:eastAsia="en-GB"/>
        </w:rPr>
        <w:br w:type="page"/>
      </w:r>
    </w:p>
    <w:p w14:paraId="081ED808" w14:textId="1A92BAE2" w:rsidR="004B482D" w:rsidRPr="00705526" w:rsidRDefault="008C2596" w:rsidP="00705526">
      <w:pPr>
        <w:pStyle w:val="Heading1"/>
      </w:pPr>
      <w:bookmarkStart w:id="80" w:name="_Toc217650989"/>
      <w:r w:rsidRPr="00705526">
        <w:lastRenderedPageBreak/>
        <w:t>Background</w:t>
      </w:r>
      <w:bookmarkEnd w:id="2"/>
      <w:bookmarkEnd w:id="80"/>
    </w:p>
    <w:p w14:paraId="0C830CE7" w14:textId="0A183617" w:rsidR="008B201E" w:rsidRPr="00705526" w:rsidRDefault="004B482D" w:rsidP="00705526">
      <w:pPr>
        <w:pStyle w:val="Heading2"/>
      </w:pPr>
      <w:bookmarkStart w:id="81" w:name="_Toc217650990"/>
      <w:r w:rsidRPr="00705526">
        <w:t>Gallstone</w:t>
      </w:r>
      <w:bookmarkEnd w:id="81"/>
    </w:p>
    <w:p w14:paraId="5112BC67" w14:textId="2B395F85" w:rsidR="008B201E" w:rsidRPr="00705526" w:rsidRDefault="008B201E" w:rsidP="008B201E">
      <w:pPr>
        <w:jc w:val="both"/>
        <w:rPr>
          <w:rFonts w:ascii="Calibri" w:hAnsi="Calibri" w:cs="Calibri"/>
          <w:color w:val="000000"/>
        </w:rPr>
      </w:pPr>
      <w:r w:rsidRPr="00705526">
        <w:rPr>
          <w:rFonts w:ascii="Calibri" w:hAnsi="Calibri" w:cs="Calibri"/>
        </w:rPr>
        <w:t xml:space="preserve">Gallstones disease, also known as cholelithiasis, is a prevalent biliary disorder worldwide which generally develop through the progressive deposition of cholesterol on an initial precipitation nidus </w:t>
      </w:r>
      <w:sdt>
        <w:sdtPr>
          <w:rPr>
            <w:rFonts w:ascii="Calibri" w:hAnsi="Calibri" w:cs="Calibri"/>
            <w:color w:val="000000"/>
          </w:rPr>
          <w:tag w:val="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250228910"/>
          <w:placeholder>
            <w:docPart w:val="F459B9F2108542BC86FB2FFD6A238FB7"/>
          </w:placeholder>
        </w:sdtPr>
        <w:sdtContent>
          <w:r w:rsidR="00671124" w:rsidRPr="00671124">
            <w:rPr>
              <w:rFonts w:ascii="Calibri" w:hAnsi="Calibri" w:cs="Calibri"/>
              <w:color w:val="000000"/>
            </w:rPr>
            <w:t>(Sharma, Sharma and Prasad, 2024)</w:t>
          </w:r>
        </w:sdtContent>
      </w:sdt>
      <w:r w:rsidRPr="00705526">
        <w:rPr>
          <w:rFonts w:ascii="Calibri" w:hAnsi="Calibri" w:cs="Calibri"/>
          <w:color w:val="000000"/>
        </w:rPr>
        <w:t>. The prevalence is differed to region and country, reported approximately 10-20% in Western countries and 5-12% in Eastern countries at some time</w:t>
      </w:r>
      <w:r w:rsidR="00F11BDB">
        <w:rPr>
          <w:rFonts w:ascii="Calibri" w:hAnsi="Calibri" w:cs="Calibri"/>
          <w:color w:val="000000"/>
        </w:rPr>
        <w:t xml:space="preserve"> </w:t>
      </w:r>
      <w:sdt>
        <w:sdtPr>
          <w:rPr>
            <w:rFonts w:ascii="Calibri" w:hAnsi="Calibri" w:cs="Calibri"/>
            <w:color w:val="000000"/>
          </w:rPr>
          <w:tag w:val="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iwiY29udGFpbmVyLXRpdGxlLXNob3J0IjoiR3V0IExpdmVyIn0sImlzVGVtcG9yYXJ5IjpmYWxzZSwic3VwcHJlc3MtYXV0aG9yIjpmYWxzZSwiY29tcG9zaXRlIjpmYWxzZSwiYXV0aG9yLW9ubHkiOmZhbHNlfV19"/>
          <w:id w:val="-496114929"/>
          <w:placeholder>
            <w:docPart w:val="F459B9F2108542BC86FB2FFD6A238FB7"/>
          </w:placeholder>
        </w:sdtPr>
        <w:sdtContent>
          <w:r w:rsidR="00671124" w:rsidRPr="00671124">
            <w:rPr>
              <w:rFonts w:ascii="Calibri" w:hAnsi="Calibri" w:cs="Calibri"/>
              <w:color w:val="000000"/>
            </w:rPr>
            <w:t>(Stinton and Shaffer, 2012)</w:t>
          </w:r>
        </w:sdtContent>
      </w:sdt>
      <w:r w:rsidRPr="00705526">
        <w:rPr>
          <w:rFonts w:ascii="Calibri" w:hAnsi="Calibri" w:cs="Calibri"/>
          <w:color w:val="000000"/>
        </w:rPr>
        <w:t xml:space="preserve">. Even though Later reports indicated that approximately 6% of the global population has gallstones since 21st century, some others journal proposed that 50-70% of patient are asymptomatic when diagnosis, while the incidence rate has almost tripled in the past 30 years  </w:t>
      </w:r>
      <w:sdt>
        <w:sdtPr>
          <w:rPr>
            <w:rFonts w:ascii="Calibri" w:hAnsi="Calibri" w:cs="Calibri"/>
            <w:color w:val="000000"/>
          </w:rPr>
          <w:tag w:val="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LCJjb250YWluZXItdGl0bGUtc2hvcnQiOiJBc2lhbiBKIFN1cmc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
          <w:id w:val="-1040588399"/>
          <w:placeholder>
            <w:docPart w:val="F459B9F2108542BC86FB2FFD6A238FB7"/>
          </w:placeholder>
        </w:sdtPr>
        <w:sdtContent>
          <w:r w:rsidR="00671124" w:rsidRPr="00671124">
            <w:rPr>
              <w:rFonts w:ascii="Calibri" w:eastAsia="Times New Roman" w:hAnsi="Calibri" w:cs="Calibri"/>
              <w:color w:val="000000"/>
            </w:rPr>
            <w:t>(</w:t>
          </w:r>
          <w:proofErr w:type="spellStart"/>
          <w:r w:rsidR="00671124" w:rsidRPr="00671124">
            <w:rPr>
              <w:rFonts w:ascii="Calibri" w:eastAsia="Times New Roman" w:hAnsi="Calibri" w:cs="Calibri"/>
              <w:color w:val="000000"/>
            </w:rPr>
            <w:t>Sakorafas</w:t>
          </w:r>
          <w:proofErr w:type="spellEnd"/>
          <w:r w:rsidR="00671124" w:rsidRPr="00671124">
            <w:rPr>
              <w:rFonts w:ascii="Calibri" w:eastAsia="Times New Roman" w:hAnsi="Calibri" w:cs="Calibri"/>
              <w:color w:val="000000"/>
            </w:rPr>
            <w:t xml:space="preserve">, </w:t>
          </w:r>
          <w:proofErr w:type="spellStart"/>
          <w:r w:rsidR="00671124" w:rsidRPr="00671124">
            <w:rPr>
              <w:rFonts w:ascii="Calibri" w:eastAsia="Times New Roman" w:hAnsi="Calibri" w:cs="Calibri"/>
              <w:color w:val="000000"/>
            </w:rPr>
            <w:t>Milingos</w:t>
          </w:r>
          <w:proofErr w:type="spellEnd"/>
          <w:r w:rsidR="00671124" w:rsidRPr="00671124">
            <w:rPr>
              <w:rFonts w:ascii="Calibri" w:eastAsia="Times New Roman" w:hAnsi="Calibri" w:cs="Calibri"/>
              <w:color w:val="000000"/>
            </w:rPr>
            <w:t xml:space="preserve"> and Peros, 2007; </w:t>
          </w:r>
          <w:proofErr w:type="spellStart"/>
          <w:r w:rsidR="00671124" w:rsidRPr="00671124">
            <w:rPr>
              <w:rFonts w:ascii="Calibri" w:eastAsia="Times New Roman" w:hAnsi="Calibri" w:cs="Calibri"/>
              <w:color w:val="000000"/>
            </w:rPr>
            <w:t>Unalp</w:t>
          </w:r>
          <w:proofErr w:type="spellEnd"/>
          <w:r w:rsidR="00671124" w:rsidRPr="00671124">
            <w:rPr>
              <w:rFonts w:ascii="Calibri" w:eastAsia="Times New Roman" w:hAnsi="Calibri" w:cs="Calibri"/>
              <w:color w:val="000000"/>
            </w:rPr>
            <w:t xml:space="preserve">-Arida and Ruhl, 2023; Wang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xml:space="preserve">, 2024; </w:t>
          </w:r>
          <w:proofErr w:type="spellStart"/>
          <w:r w:rsidR="00671124" w:rsidRPr="00671124">
            <w:rPr>
              <w:rFonts w:ascii="Calibri" w:eastAsia="Times New Roman" w:hAnsi="Calibri" w:cs="Calibri"/>
              <w:color w:val="000000"/>
            </w:rPr>
            <w:t>Muraviev</w:t>
          </w:r>
          <w:proofErr w:type="spellEnd"/>
          <w:r w:rsidR="00671124" w:rsidRPr="00671124">
            <w:rPr>
              <w:rFonts w:ascii="Calibri" w:eastAsia="Times New Roman" w:hAnsi="Calibri" w:cs="Calibri"/>
              <w:color w:val="000000"/>
            </w:rPr>
            <w:t xml:space="preserve">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Pr="00705526">
        <w:rPr>
          <w:rFonts w:ascii="Calibri" w:hAnsi="Calibri" w:cs="Calibri"/>
          <w:color w:val="000000"/>
        </w:rPr>
        <w:t xml:space="preserve">. However, it is certain that the situation has not improved, as the mortality rate and social burden caused by gallstones are increasing  </w:t>
      </w:r>
      <w:sdt>
        <w:sdtPr>
          <w:rPr>
            <w:rFonts w:ascii="Calibri" w:hAnsi="Calibri" w:cs="Calibri"/>
            <w:color w:val="000000"/>
          </w:rPr>
          <w:tag w:val="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
          <w:id w:val="58222658"/>
          <w:placeholder>
            <w:docPart w:val="F459B9F2108542BC86FB2FFD6A238FB7"/>
          </w:placeholder>
        </w:sdtPr>
        <w:sdtContent>
          <w:r w:rsidR="00671124" w:rsidRPr="00671124">
            <w:rPr>
              <w:rFonts w:ascii="Calibri" w:hAnsi="Calibri" w:cs="Calibri"/>
              <w:color w:val="000000"/>
            </w:rPr>
            <w:t xml:space="preserve">(Ruhl and Everhart, 2011; </w:t>
          </w:r>
          <w:proofErr w:type="spellStart"/>
          <w:r w:rsidR="00671124" w:rsidRPr="00671124">
            <w:rPr>
              <w:rFonts w:ascii="Calibri" w:hAnsi="Calibri" w:cs="Calibri"/>
              <w:color w:val="000000"/>
            </w:rPr>
            <w:t>Unalp</w:t>
          </w:r>
          <w:proofErr w:type="spellEnd"/>
          <w:r w:rsidR="00671124" w:rsidRPr="00671124">
            <w:rPr>
              <w:rFonts w:ascii="Calibri" w:hAnsi="Calibri" w:cs="Calibri"/>
              <w:color w:val="000000"/>
            </w:rPr>
            <w:t>-Arida and Ruhl, 2023, 2024)</w:t>
          </w:r>
        </w:sdtContent>
      </w:sdt>
      <w:r w:rsidRPr="00705526">
        <w:rPr>
          <w:rFonts w:ascii="Calibri" w:hAnsi="Calibri" w:cs="Calibri"/>
          <w:color w:val="000000"/>
        </w:rPr>
        <w:t>.</w:t>
      </w:r>
    </w:p>
    <w:p w14:paraId="56D2A717" w14:textId="77777777" w:rsidR="008B201E" w:rsidRPr="00705526" w:rsidRDefault="008B201E" w:rsidP="008B201E">
      <w:pPr>
        <w:jc w:val="both"/>
        <w:rPr>
          <w:rFonts w:ascii="Calibri" w:hAnsi="Calibri" w:cs="Calibri"/>
          <w:color w:val="000000"/>
        </w:rPr>
      </w:pPr>
    </w:p>
    <w:p w14:paraId="6A60F7DE" w14:textId="3475CDCE" w:rsidR="008B201E" w:rsidRPr="00705526" w:rsidRDefault="008B201E" w:rsidP="008B201E">
      <w:pPr>
        <w:jc w:val="both"/>
        <w:rPr>
          <w:rFonts w:ascii="Calibri" w:hAnsi="Calibri" w:cs="Calibri"/>
          <w:color w:val="000000"/>
        </w:rPr>
      </w:pPr>
      <w:r w:rsidRPr="00705526">
        <w:rPr>
          <w:rFonts w:ascii="Calibri" w:hAnsi="Calibri" w:cs="Calibri"/>
          <w:color w:val="000000"/>
        </w:rPr>
        <w:t xml:space="preserve">Currently, diagnosis of cholelithiasis is primarily conducted through systematically transcutaneous sonography (abdominal ultrasound), which provide 95% of sensitivity and practically 100% of specificity, supporting the high confidence for medical staff </w:t>
      </w:r>
      <w:sdt>
        <w:sdtPr>
          <w:rPr>
            <w:rFonts w:ascii="Calibri" w:hAnsi="Calibri" w:cs="Calibri"/>
            <w:color w:val="000000"/>
          </w:rPr>
          <w:tag w:val="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"/>
          <w:id w:val="-984928916"/>
          <w:placeholder>
            <w:docPart w:val="F459B9F2108542BC86FB2FFD6A238FB7"/>
          </w:placeholder>
        </w:sdtPr>
        <w:sdtContent>
          <w:r w:rsidR="00671124" w:rsidRPr="00671124">
            <w:rPr>
              <w:rFonts w:ascii="Calibri" w:hAnsi="Calibri" w:cs="Calibri"/>
              <w:color w:val="000000"/>
            </w:rPr>
            <w:t xml:space="preserve">(Gutt, </w:t>
          </w:r>
          <w:proofErr w:type="spellStart"/>
          <w:r w:rsidR="00671124" w:rsidRPr="00671124">
            <w:rPr>
              <w:rFonts w:ascii="Calibri" w:hAnsi="Calibri" w:cs="Calibri"/>
              <w:color w:val="000000"/>
            </w:rPr>
            <w:t>Schläfer</w:t>
          </w:r>
          <w:proofErr w:type="spellEnd"/>
          <w:r w:rsidR="00671124" w:rsidRPr="00671124">
            <w:rPr>
              <w:rFonts w:ascii="Calibri" w:hAnsi="Calibri" w:cs="Calibri"/>
              <w:color w:val="000000"/>
            </w:rPr>
            <w:t xml:space="preserve"> and Lammert, 2020)</w:t>
          </w:r>
        </w:sdtContent>
      </w:sdt>
      <w:r w:rsidRPr="00705526">
        <w:rPr>
          <w:rFonts w:ascii="Calibri" w:hAnsi="Calibri" w:cs="Calibri"/>
          <w:color w:val="000000"/>
        </w:rPr>
        <w:t xml:space="preserve">. After diagnosing, treatment is proceeded while the most preferred method currently is cholecystectomy. Despite this treatment process is formal and effective, but it also comes with disadvantages, such as the patients may have issues with fat digestion as their gallbladder is removed along with the gallstone </w:t>
      </w:r>
      <w:sdt>
        <w:sdtPr>
          <w:rPr>
            <w:rFonts w:ascii="Calibri" w:hAnsi="Calibri" w:cs="Calibri"/>
            <w:color w:val="000000"/>
          </w:rPr>
          <w:tag w:val="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961842782"/>
          <w:placeholder>
            <w:docPart w:val="F459B9F2108542BC86FB2FFD6A238FB7"/>
          </w:placeholder>
        </w:sdtPr>
        <w:sdtContent>
          <w:r w:rsidR="00671124" w:rsidRPr="00671124">
            <w:rPr>
              <w:rFonts w:ascii="Calibri" w:hAnsi="Calibri" w:cs="Calibri"/>
              <w:color w:val="000000"/>
            </w:rPr>
            <w:t>(Sharma, Sharma and Prasad, 2024)</w:t>
          </w:r>
        </w:sdtContent>
      </w:sdt>
      <w:r w:rsidRPr="00705526">
        <w:rPr>
          <w:rFonts w:ascii="Calibri" w:hAnsi="Calibri" w:cs="Calibri"/>
          <w:color w:val="000000"/>
        </w:rPr>
        <w:t xml:space="preserve">. Furthermore, lack of more suitable treatment, high cost of treatment, failure to detect asymptomatic patients as non-active medical check-up, variety kind of complication or postoperative sequelae etc </w:t>
      </w:r>
      <w:sdt>
        <w:sdtPr>
          <w:rPr>
            <w:rFonts w:ascii="Calibri" w:hAnsi="Calibri" w:cs="Calibri"/>
            <w:color w:val="000000"/>
          </w:rPr>
          <w:tag w:val="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IsImNvbnRhaW5lci10aXRsZS1zaG9ydCI6IldvcmxkIEogQ2xpbiBDYXNlcyJ9LCJpc1RlbXBvcmFyeSI6ZmFsc2V9XX0="/>
          <w:id w:val="-1003808020"/>
          <w:placeholder>
            <w:docPart w:val="F459B9F2108542BC86FB2FFD6A238FB7"/>
          </w:placeholder>
        </w:sdtPr>
        <w:sdtContent>
          <w:r w:rsidR="00671124" w:rsidRPr="00671124">
            <w:rPr>
              <w:rFonts w:ascii="Calibri" w:eastAsia="Times New Roman" w:hAnsi="Calibri" w:cs="Calibri"/>
              <w:color w:val="000000"/>
            </w:rPr>
            <w:t>(</w:t>
          </w:r>
          <w:proofErr w:type="spellStart"/>
          <w:r w:rsidR="00671124" w:rsidRPr="00671124">
            <w:rPr>
              <w:rFonts w:ascii="Calibri" w:eastAsia="Times New Roman" w:hAnsi="Calibri" w:cs="Calibri"/>
              <w:color w:val="000000"/>
            </w:rPr>
            <w:t>Götzky</w:t>
          </w:r>
          <w:proofErr w:type="spellEnd"/>
          <w:r w:rsidR="00671124" w:rsidRPr="00671124">
            <w:rPr>
              <w:rFonts w:ascii="Calibri" w:eastAsia="Times New Roman" w:hAnsi="Calibri" w:cs="Calibri"/>
              <w:color w:val="000000"/>
            </w:rPr>
            <w:t xml:space="preserve">, Landwehr and </w:t>
          </w:r>
          <w:proofErr w:type="spellStart"/>
          <w:r w:rsidR="00671124" w:rsidRPr="00671124">
            <w:rPr>
              <w:rFonts w:ascii="Calibri" w:eastAsia="Times New Roman" w:hAnsi="Calibri" w:cs="Calibri"/>
              <w:color w:val="000000"/>
            </w:rPr>
            <w:t>Jähne</w:t>
          </w:r>
          <w:proofErr w:type="spellEnd"/>
          <w:r w:rsidR="00671124" w:rsidRPr="00671124">
            <w:rPr>
              <w:rFonts w:ascii="Calibri" w:eastAsia="Times New Roman" w:hAnsi="Calibri" w:cs="Calibri"/>
              <w:color w:val="000000"/>
            </w:rPr>
            <w:t xml:space="preserve">, 2013; Sakai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2024; Khandelwal, Anand and Kant, 2025)</w:t>
          </w:r>
        </w:sdtContent>
      </w:sdt>
      <w:r w:rsidRPr="00705526">
        <w:rPr>
          <w:rFonts w:ascii="Calibri" w:hAnsi="Calibri" w:cs="Calibri"/>
          <w:color w:val="000000"/>
        </w:rPr>
        <w:t xml:space="preserve"> . To optimize these, artificial intelligent has brought forward to the field, boosting medical process from variety part such as early detection of disease, course prognosis and risk estimation etc </w:t>
      </w:r>
      <w:sdt>
        <w:sdtPr>
          <w:rPr>
            <w:rFonts w:ascii="Calibri" w:hAnsi="Calibri" w:cs="Calibri"/>
            <w:color w:val="000000"/>
          </w:rPr>
          <w:tag w:val="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
          <w:id w:val="-807868264"/>
          <w:placeholder>
            <w:docPart w:val="F459B9F2108542BC86FB2FFD6A238FB7"/>
          </w:placeholder>
        </w:sdtPr>
        <w:sdtContent>
          <w:r w:rsidR="00671124" w:rsidRPr="00671124">
            <w:rPr>
              <w:rFonts w:ascii="Calibri" w:hAnsi="Calibri" w:cs="Calibri"/>
              <w:color w:val="000000"/>
            </w:rPr>
            <w:t xml:space="preserve">(Khalifa and </w:t>
          </w:r>
          <w:proofErr w:type="spellStart"/>
          <w:r w:rsidR="00671124" w:rsidRPr="00671124">
            <w:rPr>
              <w:rFonts w:ascii="Calibri" w:hAnsi="Calibri" w:cs="Calibri"/>
              <w:color w:val="000000"/>
            </w:rPr>
            <w:t>Albadawy</w:t>
          </w:r>
          <w:proofErr w:type="spellEnd"/>
          <w:r w:rsidR="00671124" w:rsidRPr="00671124">
            <w:rPr>
              <w:rFonts w:ascii="Calibri" w:hAnsi="Calibri" w:cs="Calibri"/>
              <w:color w:val="000000"/>
            </w:rPr>
            <w:t>, 2024)</w:t>
          </w:r>
        </w:sdtContent>
      </w:sdt>
      <w:r w:rsidRPr="00705526">
        <w:rPr>
          <w:rFonts w:ascii="Calibri" w:hAnsi="Calibri" w:cs="Calibri"/>
          <w:color w:val="000000"/>
        </w:rPr>
        <w:t xml:space="preserve">. </w:t>
      </w:r>
    </w:p>
    <w:p w14:paraId="19875716" w14:textId="77777777" w:rsidR="004B482D" w:rsidRPr="00705526" w:rsidRDefault="004B482D" w:rsidP="004B482D">
      <w:pPr>
        <w:jc w:val="both"/>
        <w:rPr>
          <w:rFonts w:ascii="Calibri" w:hAnsi="Calibri" w:cs="Calibri"/>
          <w:color w:val="000000"/>
          <w:lang w:val="en-SG"/>
        </w:rPr>
      </w:pPr>
    </w:p>
    <w:p w14:paraId="2E8EC78B" w14:textId="2F606F09" w:rsidR="004B482D" w:rsidRPr="00705526" w:rsidRDefault="004B482D" w:rsidP="00705526">
      <w:pPr>
        <w:pStyle w:val="Heading2"/>
      </w:pPr>
      <w:bookmarkStart w:id="82" w:name="_Toc217650991"/>
      <w:r w:rsidRPr="00705526">
        <w:t>Machine Learning</w:t>
      </w:r>
      <w:bookmarkEnd w:id="82"/>
    </w:p>
    <w:p w14:paraId="6471578E" w14:textId="181B0F1C" w:rsidR="004B482D" w:rsidRPr="00F11BDB" w:rsidRDefault="00E97F6D" w:rsidP="00F11BDB">
      <w:pPr>
        <w:jc w:val="both"/>
        <w:rPr>
          <w:rFonts w:ascii="Calibri" w:hAnsi="Calibri" w:cs="Calibri"/>
          <w:color w:val="000000"/>
        </w:rPr>
      </w:pPr>
      <w:r w:rsidRPr="00705526">
        <w:rPr>
          <w:rFonts w:ascii="Calibri" w:hAnsi="Calibri" w:cs="Calibri"/>
          <w:color w:val="000000"/>
        </w:rPr>
        <w:t xml:space="preserve">Machine learning is a subfield of Artificial Intelligence, with the concept of building a system which can improve its performance measure on certain tasks after experience with specific learning </w:t>
      </w:r>
      <w:sdt>
        <w:sdtPr>
          <w:rPr>
            <w:rFonts w:ascii="Calibri" w:hAnsi="Calibri" w:cs="Calibri"/>
            <w:color w:val="000000"/>
          </w:rPr>
          <w:tag w:val="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
          <w:id w:val="-974217776"/>
          <w:placeholder>
            <w:docPart w:val="C314108D6C9F48D0A8366FD8E9DCAF40"/>
          </w:placeholder>
        </w:sdtPr>
        <w:sdtContent>
          <w:r w:rsidR="00671124" w:rsidRPr="00671124">
            <w:rPr>
              <w:rFonts w:ascii="Calibri" w:hAnsi="Calibri" w:cs="Calibri"/>
              <w:color w:val="000000"/>
            </w:rPr>
            <w:t>(Mitchell, 1997)</w:t>
          </w:r>
        </w:sdtContent>
      </w:sdt>
      <w:r w:rsidRPr="00705526">
        <w:rPr>
          <w:rFonts w:ascii="Calibri" w:hAnsi="Calibri" w:cs="Calibri"/>
          <w:color w:val="000000"/>
        </w:rPr>
        <w:t>. Machine learning is built on three key elements: data (the 'experience' for learning), algorithms (the core calculations performed to get results), and models (the combination and formation of a 'black box' that describe the generalized relationship of input variables and output variables)</w:t>
      </w:r>
      <w:sdt>
        <w:sdtPr>
          <w:rPr>
            <w:rFonts w:ascii="Calibri" w:hAnsi="Calibri" w:cs="Calibri"/>
            <w:color w:val="000000"/>
          </w:rPr>
          <w:tag w:val="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
          <w:id w:val="509180938"/>
          <w:placeholder>
            <w:docPart w:val="C314108D6C9F48D0A8366FD8E9DCAF40"/>
          </w:placeholder>
        </w:sdtPr>
        <w:sdtContent>
          <w:ins w:id="83" w:author="Abobakr Al-Shamiri" w:date="2025-12-26T01:16:00Z" w16du:dateUtc="2025-12-25T17:16:00Z">
            <w:r w:rsidR="00C2454F">
              <w:rPr>
                <w:rFonts w:ascii="Calibri" w:hAnsi="Calibri" w:cs="Calibri"/>
                <w:color w:val="000000"/>
              </w:rPr>
              <w:t xml:space="preserve"> </w:t>
            </w:r>
          </w:ins>
          <w:r w:rsidR="00671124" w:rsidRPr="00671124">
            <w:rPr>
              <w:rFonts w:ascii="Calibri" w:eastAsia="Times New Roman" w:hAnsi="Calibri" w:cs="Calibri"/>
              <w:color w:val="000000"/>
            </w:rPr>
            <w:t>(</w:t>
          </w:r>
          <w:proofErr w:type="spellStart"/>
          <w:r w:rsidR="00671124" w:rsidRPr="00671124">
            <w:rPr>
              <w:rFonts w:ascii="Calibri" w:eastAsia="Times New Roman" w:hAnsi="Calibri" w:cs="Calibri"/>
              <w:color w:val="000000"/>
            </w:rPr>
            <w:t>Mahalle</w:t>
          </w:r>
          <w:proofErr w:type="spellEnd"/>
          <w:r w:rsidR="00671124" w:rsidRPr="00671124">
            <w:rPr>
              <w:rFonts w:ascii="Calibri" w:eastAsia="Times New Roman" w:hAnsi="Calibri" w:cs="Calibri"/>
              <w:color w:val="000000"/>
            </w:rPr>
            <w:t xml:space="preserve">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Pr="00705526">
        <w:rPr>
          <w:rFonts w:ascii="Calibri" w:hAnsi="Calibri" w:cs="Calibri"/>
          <w:color w:val="000000"/>
        </w:rPr>
        <w:t xml:space="preserve"> . It aims to detect and learn autonomously the inner patterns of data through limited training data and learning algorithms, then performs some tasks based on the data never seen before, addressing specify </w:t>
      </w:r>
      <w:r w:rsidRPr="00705526">
        <w:rPr>
          <w:rFonts w:ascii="Calibri" w:hAnsi="Calibri" w:cs="Calibri"/>
          <w:color w:val="000000"/>
        </w:rPr>
        <w:lastRenderedPageBreak/>
        <w:t xml:space="preserve">problems clearly defined by human </w:t>
      </w:r>
      <w:sdt>
        <w:sdtPr>
          <w:rPr>
            <w:rFonts w:ascii="Calibri" w:hAnsi="Calibri" w:cs="Calibri"/>
            <w:color w:val="000000"/>
          </w:rPr>
          <w:tag w:val="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ET0kiOiIxMC4xMDE2L2I5NzgtMC00NC0zMjQ4NDAtNS4wMDAwOS0zIiwiaXNzdWVkIjp7ImRhdGUtcGFydHMiOltbMjAyNl1dfSwicGFnZSI6IjE1LTUwIiwicHVibGlzaGVyIjoiRWxzZXZpZXIiLCJjb250YWluZXItdGl0bGUtc2hvcnQiOiJBcnRpZiBJbnRlbGwifSwiaXNUZW1wb3JhcnkiOmZhbHNlLCJzdXBwcmVzcy1hdXRob3IiOmZhbHNlLCJjb21wb3NpdGUiOmZhbHNlLCJhdXRob3Itb25seSI6ZmFsc2V9XX0="/>
          <w:id w:val="69704685"/>
          <w:placeholder>
            <w:docPart w:val="C314108D6C9F48D0A8366FD8E9DCAF40"/>
          </w:placeholder>
        </w:sdtPr>
        <w:sdtContent>
          <w:r w:rsidR="00671124" w:rsidRPr="00671124">
            <w:rPr>
              <w:rFonts w:ascii="Calibri" w:hAnsi="Calibri" w:cs="Calibri"/>
              <w:color w:val="000000"/>
            </w:rPr>
            <w:t>(Jiang, Ma and Wu, 2026)</w:t>
          </w:r>
        </w:sdtContent>
      </w:sdt>
      <w:r w:rsidRPr="00705526">
        <w:rPr>
          <w:rFonts w:ascii="Calibri" w:hAnsi="Calibri" w:cs="Calibri"/>
          <w:color w:val="000000"/>
        </w:rPr>
        <w:t xml:space="preserve">. By applying machine learning, robust support is provided to some complex scenarios, such as those tasks requiring tremendous tuning, tasks performing in fluctuating environment, complex problems lacking established solutions, or extracting insights within enormously dataset </w:t>
      </w:r>
      <w:sdt>
        <w:sdtPr>
          <w:rPr>
            <w:rFonts w:ascii="Calibri" w:hAnsi="Calibri" w:cs="Calibri"/>
            <w:color w:val="000000"/>
          </w:rPr>
          <w:tag w:val="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
          <w:id w:val="1402717857"/>
          <w:placeholder>
            <w:docPart w:val="C314108D6C9F48D0A8366FD8E9DCAF40"/>
          </w:placeholder>
        </w:sdtPr>
        <w:sdtContent>
          <w:r w:rsidR="00671124" w:rsidRPr="00671124">
            <w:rPr>
              <w:rFonts w:ascii="Calibri" w:eastAsia="Times New Roman" w:hAnsi="Calibri" w:cs="Calibri"/>
              <w:color w:val="000000"/>
            </w:rPr>
            <w:t xml:space="preserve">(Farnham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no date)</w:t>
          </w:r>
        </w:sdtContent>
      </w:sdt>
      <w:r w:rsidRPr="00705526">
        <w:rPr>
          <w:rFonts w:ascii="Calibri" w:hAnsi="Calibri" w:cs="Calibri"/>
          <w:color w:val="000000"/>
        </w:rPr>
        <w:t xml:space="preserve"> .</w:t>
      </w:r>
      <w:r w:rsidR="004B482D" w:rsidRPr="00705526">
        <w:rPr>
          <w:rFonts w:ascii="Calibri" w:hAnsi="Calibri" w:cs="Calibri"/>
          <w:lang w:eastAsia="en-GB"/>
        </w:rPr>
        <w:br w:type="page"/>
      </w:r>
    </w:p>
    <w:p w14:paraId="1265A73A" w14:textId="70A0D0A6" w:rsidR="00BA6972" w:rsidRPr="00705526" w:rsidRDefault="00BA6972" w:rsidP="00705526">
      <w:pPr>
        <w:pStyle w:val="Heading1"/>
      </w:pPr>
      <w:bookmarkStart w:id="84" w:name="_Hlk217415510"/>
      <w:bookmarkStart w:id="85" w:name="_Toc217650992"/>
      <w:r w:rsidRPr="00705526">
        <w:lastRenderedPageBreak/>
        <w:t>Literature Review</w:t>
      </w:r>
      <w:bookmarkEnd w:id="85"/>
    </w:p>
    <w:p w14:paraId="7A20A325" w14:textId="572C869A" w:rsidR="00E97F6D" w:rsidRPr="00705526" w:rsidRDefault="00E97F6D" w:rsidP="00705526">
      <w:pPr>
        <w:pStyle w:val="Heading2"/>
      </w:pPr>
      <w:bookmarkStart w:id="86" w:name="_Toc217650993"/>
      <w:r w:rsidRPr="00705526">
        <w:t xml:space="preserve">Machine Learning in Healthcare and </w:t>
      </w:r>
      <w:r w:rsidR="00AF0425" w:rsidRPr="00705526">
        <w:t>H</w:t>
      </w:r>
      <w:r w:rsidRPr="00705526">
        <w:t>epatobiliary</w:t>
      </w:r>
      <w:bookmarkEnd w:id="86"/>
    </w:p>
    <w:p w14:paraId="230D91AF" w14:textId="20A5C2D6" w:rsidR="00116588" w:rsidRPr="00705526" w:rsidRDefault="006813EA" w:rsidP="00AF0425">
      <w:pPr>
        <w:jc w:val="both"/>
        <w:rPr>
          <w:rFonts w:ascii="Calibri" w:hAnsi="Calibri" w:cs="Calibri"/>
          <w:color w:val="000000"/>
        </w:rPr>
      </w:pPr>
      <w:r w:rsidRPr="00705526">
        <w:rPr>
          <w:rFonts w:ascii="Calibri" w:hAnsi="Calibri" w:cs="Calibri"/>
          <w:color w:val="000000"/>
        </w:rPr>
        <w:t>Machine learning had been utilised widely in healthcare discipline nowadays to support medical professionals’ process of diagnosing and treating, and achieve result in diagnosis precision enhancement, administrative procedures simplification and treatment regimens individualization etc</w:t>
      </w:r>
      <w:r w:rsidR="00F11BDB">
        <w:rPr>
          <w:rFonts w:ascii="Calibri" w:hAnsi="Calibri" w:cs="Calibri"/>
          <w:color w:val="000000"/>
        </w:rPr>
        <w:t xml:space="preserve"> </w:t>
      </w:r>
      <w:sdt>
        <w:sdtPr>
          <w:rPr>
            <w:rFonts w:ascii="Calibri" w:hAnsi="Calibri" w:cs="Calibri"/>
            <w:color w:val="000000"/>
          </w:rPr>
          <w:tag w:val="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
          <w:id w:val="-663010809"/>
          <w:placeholder>
            <w:docPart w:val="DefaultPlaceholder_-1854013440"/>
          </w:placeholder>
        </w:sdtPr>
        <w:sdtContent>
          <w:r w:rsidR="00671124" w:rsidRPr="00671124">
            <w:rPr>
              <w:rFonts w:ascii="Calibri" w:eastAsia="Times New Roman" w:hAnsi="Calibri" w:cs="Calibri"/>
              <w:color w:val="000000"/>
            </w:rPr>
            <w:t xml:space="preserve">(An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2023)</w:t>
          </w:r>
        </w:sdtContent>
      </w:sdt>
      <w:r w:rsidR="0018145D" w:rsidRPr="00705526">
        <w:rPr>
          <w:rFonts w:ascii="Calibri" w:hAnsi="Calibri" w:cs="Calibri"/>
          <w:color w:val="000000"/>
        </w:rPr>
        <w:t>.</w:t>
      </w:r>
      <w:r w:rsidR="001809B1" w:rsidRPr="00705526">
        <w:rPr>
          <w:rFonts w:ascii="Calibri" w:hAnsi="Calibri" w:cs="Calibri"/>
          <w:color w:val="000000"/>
        </w:rPr>
        <w:t xml:space="preserve"> </w:t>
      </w:r>
      <w:commentRangeStart w:id="87"/>
      <w:r w:rsidR="00C84782" w:rsidRPr="00C84782">
        <w:rPr>
          <w:rFonts w:ascii="Calibri" w:hAnsi="Calibri" w:cs="Calibri"/>
          <w:color w:val="000000"/>
        </w:rPr>
        <w:t xml:space="preserve">Notable results include </w:t>
      </w:r>
      <w:r w:rsidR="00E53509" w:rsidRPr="00C84782">
        <w:rPr>
          <w:rFonts w:ascii="Calibri" w:hAnsi="Calibri" w:cs="Calibri"/>
          <w:color w:val="000000"/>
        </w:rPr>
        <w:t>the conversion of large-scale clinical data into actionable insights</w:t>
      </w:r>
      <w:r w:rsidR="00E53509">
        <w:rPr>
          <w:rFonts w:ascii="Calibri" w:hAnsi="Calibri" w:cs="Calibri" w:hint="eastAsia"/>
          <w:color w:val="000000"/>
        </w:rPr>
        <w:t>,</w:t>
      </w:r>
      <w:r w:rsidR="00E53509" w:rsidRPr="00C84782">
        <w:rPr>
          <w:rFonts w:ascii="Calibri" w:hAnsi="Calibri" w:cs="Calibri"/>
          <w:color w:val="000000"/>
        </w:rPr>
        <w:t xml:space="preserve"> </w:t>
      </w:r>
      <w:r w:rsidR="00C84782" w:rsidRPr="00C84782">
        <w:rPr>
          <w:rFonts w:ascii="Calibri" w:hAnsi="Calibri" w:cs="Calibri"/>
          <w:color w:val="000000"/>
        </w:rPr>
        <w:t xml:space="preserve">tumour detection and classification in oncology, </w:t>
      </w:r>
      <w:r w:rsidR="00E53509">
        <w:rPr>
          <w:rFonts w:ascii="Calibri" w:hAnsi="Calibri" w:cs="Calibri" w:hint="eastAsia"/>
          <w:color w:val="000000"/>
        </w:rPr>
        <w:t xml:space="preserve">and </w:t>
      </w:r>
      <w:r w:rsidR="00C84782" w:rsidRPr="00C84782">
        <w:rPr>
          <w:rFonts w:ascii="Calibri" w:hAnsi="Calibri" w:cs="Calibri"/>
          <w:color w:val="000000"/>
        </w:rPr>
        <w:t xml:space="preserve">treatment guidance and antimicrobial resistance monitoring in clinical microbiology </w:t>
      </w:r>
      <w:sdt>
        <w:sdtPr>
          <w:rPr>
            <w:rFonts w:ascii="Calibri" w:hAnsi="Calibri" w:cs="Calibri"/>
            <w:color w:val="000000"/>
          </w:rPr>
          <w:tag w:val="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"/>
          <w:id w:val="-843625120"/>
          <w:placeholder>
            <w:docPart w:val="DefaultPlaceholder_-1854013440"/>
          </w:placeholder>
        </w:sdtPr>
        <w:sdtContent>
          <w:r w:rsidR="00671124" w:rsidRPr="00671124">
            <w:rPr>
              <w:rFonts w:ascii="Calibri" w:eastAsia="Times New Roman" w:hAnsi="Calibri" w:cs="Calibri"/>
              <w:color w:val="000000"/>
            </w:rPr>
            <w:t xml:space="preserve">(Waring, Lindvall and </w:t>
          </w:r>
          <w:proofErr w:type="spellStart"/>
          <w:r w:rsidR="00671124" w:rsidRPr="00671124">
            <w:rPr>
              <w:rFonts w:ascii="Calibri" w:eastAsia="Times New Roman" w:hAnsi="Calibri" w:cs="Calibri"/>
              <w:color w:val="000000"/>
            </w:rPr>
            <w:t>Umeton</w:t>
          </w:r>
          <w:proofErr w:type="spellEnd"/>
          <w:r w:rsidR="00671124" w:rsidRPr="00671124">
            <w:rPr>
              <w:rFonts w:ascii="Calibri" w:eastAsia="Times New Roman" w:hAnsi="Calibri" w:cs="Calibri"/>
              <w:color w:val="000000"/>
            </w:rPr>
            <w:t xml:space="preserve">, 2020; Ashraf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00C84782" w:rsidRPr="00C84782">
        <w:rPr>
          <w:rFonts w:ascii="Calibri" w:hAnsi="Calibri" w:cs="Calibri"/>
          <w:color w:val="000000"/>
        </w:rPr>
        <w:t>.</w:t>
      </w:r>
      <w:commentRangeEnd w:id="87"/>
      <w:r w:rsidR="00C84782">
        <w:rPr>
          <w:rStyle w:val="CommentReference"/>
        </w:rPr>
        <w:commentReference w:id="87"/>
      </w:r>
    </w:p>
    <w:p w14:paraId="7C51F919" w14:textId="77777777" w:rsidR="00E97F6D" w:rsidRPr="00705526" w:rsidRDefault="00E97F6D" w:rsidP="00AF0425">
      <w:pPr>
        <w:jc w:val="both"/>
        <w:rPr>
          <w:rFonts w:ascii="Calibri" w:hAnsi="Calibri" w:cs="Calibri"/>
          <w:color w:val="000000"/>
        </w:rPr>
      </w:pPr>
    </w:p>
    <w:p w14:paraId="53A4B2AE" w14:textId="67F9E988" w:rsidR="00E97F6D" w:rsidRPr="00705526" w:rsidRDefault="00E97F6D" w:rsidP="00AF0425">
      <w:pPr>
        <w:jc w:val="both"/>
        <w:rPr>
          <w:rFonts w:ascii="Calibri" w:hAnsi="Calibri" w:cs="Calibri"/>
        </w:rPr>
      </w:pPr>
      <w:r w:rsidRPr="00705526">
        <w:rPr>
          <w:rFonts w:ascii="Calibri" w:hAnsi="Calibri" w:cs="Calibri"/>
          <w:color w:val="000000"/>
        </w:rPr>
        <w:t xml:space="preserve">Hepatobiliary department is not excepted; in fact, there are multiple and increasingly study of corporation of machine learning (ML) or artificial intelligence (AI) in hepatobiliary related disease currently. For example, </w:t>
      </w:r>
      <w:commentRangeStart w:id="88"/>
      <w:del w:id="89" w:author="Abobakr Al-Shamiri" w:date="2025-12-26T01:17:00Z" w16du:dateUtc="2025-12-25T17:17:00Z">
        <w:r w:rsidRPr="00705526" w:rsidDel="00C2454F">
          <w:rPr>
            <w:rFonts w:ascii="Calibri" w:hAnsi="Calibri" w:cs="Calibri"/>
            <w:color w:val="000000"/>
          </w:rPr>
          <w:delText xml:space="preserve">A </w:delText>
        </w:r>
      </w:del>
      <w:r w:rsidRPr="00705526">
        <w:rPr>
          <w:rFonts w:ascii="Calibri" w:hAnsi="Calibri" w:cs="Calibri"/>
          <w:color w:val="000000"/>
        </w:rPr>
        <w:t>Srivastava</w:t>
      </w:r>
      <w:commentRangeEnd w:id="88"/>
      <w:r w:rsidR="00F11BDB">
        <w:rPr>
          <w:rStyle w:val="CommentReference"/>
        </w:rPr>
        <w:commentReference w:id="88"/>
      </w:r>
      <w:r w:rsidRPr="00705526">
        <w:rPr>
          <w:rFonts w:ascii="Calibri" w:hAnsi="Calibri" w:cs="Calibri"/>
          <w:color w:val="000000"/>
        </w:rPr>
        <w:t xml:space="preserve"> et al. attempted three machine learning models based on electronic health record datasets for the prediction and classification of liver diseases</w:t>
      </w:r>
      <w:r w:rsidR="00F11BDB">
        <w:rPr>
          <w:rFonts w:ascii="Calibri" w:hAnsi="Calibri" w:cs="Calibri"/>
          <w:color w:val="000000"/>
        </w:rPr>
        <w:t xml:space="preserve"> </w:t>
      </w:r>
      <w:sdt>
        <w:sdtPr>
          <w:rPr>
            <w:rFonts w:ascii="Calibri" w:hAnsi="Calibri" w:cs="Calibri"/>
            <w:color w:val="000000"/>
          </w:rPr>
          <w:tag w:val="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"/>
          <w:id w:val="163448938"/>
          <w:placeholder>
            <w:docPart w:val="6810F186434C4290A7C950C043C3029A"/>
          </w:placeholder>
        </w:sdtPr>
        <w:sdtContent>
          <w:r w:rsidR="00671124" w:rsidRPr="00671124">
            <w:rPr>
              <w:rFonts w:ascii="Calibri" w:eastAsia="Times New Roman" w:hAnsi="Calibri" w:cs="Calibri"/>
              <w:color w:val="000000"/>
            </w:rPr>
            <w:t xml:space="preserve">(Srivastava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2022)</w:t>
          </w:r>
        </w:sdtContent>
      </w:sdt>
      <w:r w:rsidRPr="00705526">
        <w:rPr>
          <w:rFonts w:ascii="Calibri" w:hAnsi="Calibri" w:cs="Calibri"/>
          <w:color w:val="000000"/>
        </w:rPr>
        <w:t xml:space="preserve">. </w:t>
      </w:r>
      <w:r w:rsidRPr="00705526">
        <w:rPr>
          <w:rFonts w:ascii="Calibri" w:hAnsi="Calibri" w:cs="Calibri"/>
        </w:rPr>
        <w:t xml:space="preserve">Alternatively, </w:t>
      </w:r>
      <w:del w:id="90" w:author="Abobakr Al-Shamiri" w:date="2025-12-26T01:17:00Z" w16du:dateUtc="2025-12-25T17:17:00Z">
        <w:r w:rsidRPr="00705526" w:rsidDel="00C2454F">
          <w:rPr>
            <w:rFonts w:ascii="Calibri" w:hAnsi="Calibri" w:cs="Calibri"/>
          </w:rPr>
          <w:delText xml:space="preserve">S </w:delText>
        </w:r>
      </w:del>
      <w:r w:rsidRPr="00705526">
        <w:rPr>
          <w:rFonts w:ascii="Calibri" w:hAnsi="Calibri" w:cs="Calibri"/>
        </w:rPr>
        <w:t xml:space="preserve">Akabane et al. proposed a model for possibility of Endoscopic Retrograde Cholangiopancreatography (ERCP) prediction after emergency laparoscopic cholecystectomy with medical record data and CT/Ultrasound features </w:t>
      </w:r>
      <w:sdt>
        <w:sdtPr>
          <w:rPr>
            <w:rFonts w:ascii="Calibri" w:hAnsi="Calibri" w:cs="Calibri"/>
            <w:color w:val="000000"/>
          </w:rPr>
          <w:tag w:val="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"/>
          <w:id w:val="-356963825"/>
          <w:placeholder>
            <w:docPart w:val="6810F186434C4290A7C950C043C3029A"/>
          </w:placeholder>
        </w:sdtPr>
        <w:sdtContent>
          <w:r w:rsidR="00671124" w:rsidRPr="00671124">
            <w:rPr>
              <w:rFonts w:ascii="Calibri" w:eastAsia="Times New Roman" w:hAnsi="Calibri" w:cs="Calibri"/>
              <w:color w:val="000000"/>
            </w:rPr>
            <w:t xml:space="preserve">(Akabane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Pr="00705526">
        <w:rPr>
          <w:rFonts w:ascii="Calibri" w:hAnsi="Calibri" w:cs="Calibri"/>
        </w:rPr>
        <w:t>.</w:t>
      </w:r>
    </w:p>
    <w:p w14:paraId="3F4BAAFA" w14:textId="77777777" w:rsidR="00AF0425" w:rsidRPr="00705526" w:rsidRDefault="00AF0425" w:rsidP="00AF0425">
      <w:pPr>
        <w:jc w:val="both"/>
        <w:rPr>
          <w:rFonts w:ascii="Calibri" w:hAnsi="Calibri" w:cs="Calibri"/>
          <w:color w:val="000000"/>
        </w:rPr>
      </w:pPr>
    </w:p>
    <w:p w14:paraId="0D60B943" w14:textId="78C499B4" w:rsidR="00E97F6D" w:rsidRPr="00705526" w:rsidRDefault="00E97F6D" w:rsidP="00705526">
      <w:pPr>
        <w:pStyle w:val="Heading2"/>
      </w:pPr>
      <w:bookmarkStart w:id="91" w:name="_Toc217650994"/>
      <w:r w:rsidRPr="00705526">
        <w:t>Machine Learning and Gallbladder Disease</w:t>
      </w:r>
      <w:bookmarkEnd w:id="91"/>
    </w:p>
    <w:p w14:paraId="4E5FC8EE" w14:textId="0AC268A8"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As the diagnosis of gallstone disease currently are highly reliant on medical records and medical images, the attempts of improvement through machine learning techniques are clearly appropriate. </w:t>
      </w:r>
      <w:del w:id="92" w:author="Abobakr Al-Shamiri" w:date="2025-12-26T01:18:00Z" w16du:dateUtc="2025-12-25T17:18:00Z">
        <w:r w:rsidRPr="00705526" w:rsidDel="00C2454F">
          <w:rPr>
            <w:rFonts w:ascii="Calibri" w:hAnsi="Calibri" w:cs="Calibri"/>
            <w:color w:val="000000"/>
          </w:rPr>
          <w:delText xml:space="preserve">AS </w:delText>
        </w:r>
      </w:del>
      <w:r w:rsidRPr="00705526">
        <w:rPr>
          <w:rFonts w:ascii="Calibri" w:hAnsi="Calibri" w:cs="Calibri"/>
          <w:color w:val="000000"/>
        </w:rPr>
        <w:t xml:space="preserve">Ahmed et al. have done a systematic review of accuracy of gallstone diagnosis using machine learning technologies image analysis, the results concluded that most models demonstrated good accuracy and speed </w:t>
      </w:r>
      <w:sdt>
        <w:sdtPr>
          <w:rPr>
            <w:rFonts w:ascii="Calibri" w:hAnsi="Calibri" w:cs="Calibri"/>
            <w:color w:val="000000"/>
          </w:rPr>
          <w:tag w:val="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04387546"/>
          <w:placeholder>
            <w:docPart w:val="412289463A834597B4A68532A20D1E92"/>
          </w:placeholder>
        </w:sdtPr>
        <w:sdtContent>
          <w:r w:rsidR="00671124" w:rsidRPr="00671124">
            <w:rPr>
              <w:rFonts w:ascii="Calibri" w:eastAsia="Times New Roman" w:hAnsi="Calibri" w:cs="Calibri"/>
              <w:color w:val="000000"/>
            </w:rPr>
            <w:t xml:space="preserve">(Ahmed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2024)</w:t>
          </w:r>
        </w:sdtContent>
      </w:sdt>
      <w:r w:rsidRPr="00705526">
        <w:rPr>
          <w:rFonts w:ascii="Calibri" w:hAnsi="Calibri" w:cs="Calibri"/>
          <w:color w:val="000000"/>
        </w:rPr>
        <w:t xml:space="preserve">. Variety of ML models were approached and proposed over time. For example, </w:t>
      </w:r>
      <w:del w:id="93" w:author="Abobakr Al-Shamiri" w:date="2025-12-26T01:18:00Z" w16du:dateUtc="2025-12-25T17:18:00Z">
        <w:r w:rsidRPr="00705526" w:rsidDel="00C2454F">
          <w:rPr>
            <w:rFonts w:ascii="Calibri" w:hAnsi="Calibri" w:cs="Calibri"/>
            <w:color w:val="000000"/>
          </w:rPr>
          <w:delText xml:space="preserve">S </w:delText>
        </w:r>
      </w:del>
      <w:r w:rsidRPr="00705526">
        <w:rPr>
          <w:rFonts w:ascii="Calibri" w:hAnsi="Calibri" w:cs="Calibri"/>
          <w:color w:val="000000"/>
        </w:rPr>
        <w:t xml:space="preserve">Pang et al. built a novel YOLOv3-arch neural network for cholelithiasis identification and gallstones classification while </w:t>
      </w:r>
      <w:del w:id="94" w:author="Abobakr Al-Shamiri" w:date="2025-12-26T01:18:00Z" w16du:dateUtc="2025-12-25T17:18:00Z">
        <w:r w:rsidRPr="00705526" w:rsidDel="00C2454F">
          <w:rPr>
            <w:rFonts w:ascii="Calibri" w:hAnsi="Calibri" w:cs="Calibri"/>
            <w:color w:val="000000"/>
          </w:rPr>
          <w:delText xml:space="preserve">D </w:delText>
        </w:r>
      </w:del>
      <w:r w:rsidRPr="00705526">
        <w:rPr>
          <w:rFonts w:ascii="Calibri" w:hAnsi="Calibri" w:cs="Calibri"/>
          <w:color w:val="000000"/>
        </w:rPr>
        <w:t>Kumar et al. developed a custom Convolutional Neural Network (CNN) architecture for gallstone classification and prediction</w:t>
      </w:r>
      <w:ins w:id="95" w:author="YouQuan Neu (yqn1e23)" w:date="2025-12-26T14:13:00Z" w16du:dateUtc="2025-12-26T06:13:00Z">
        <w:r w:rsidR="004B2024">
          <w:rPr>
            <w:rFonts w:ascii="Calibri" w:hAnsi="Calibri" w:cs="Calibri"/>
            <w:color w:val="000000"/>
          </w:rPr>
          <w:t xml:space="preserve"> </w:t>
        </w:r>
      </w:ins>
      <w:sdt>
        <w:sdtPr>
          <w:rPr>
            <w:rFonts w:ascii="Calibri" w:hAnsi="Calibri" w:cs="Calibri"/>
            <w:color w:val="000000"/>
          </w:rPr>
          <w:tag w:val="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
          <w:id w:val="-779330361"/>
          <w:placeholder>
            <w:docPart w:val="64B5F41BC1A042D7B227707C31D47768"/>
          </w:placeholder>
        </w:sdtPr>
        <w:sdtContent>
          <w:r w:rsidR="00671124" w:rsidRPr="00671124">
            <w:rPr>
              <w:rFonts w:ascii="Calibri" w:eastAsia="Times New Roman" w:hAnsi="Calibri" w:cs="Calibri"/>
              <w:color w:val="000000"/>
            </w:rPr>
            <w:t xml:space="preserve">(Pang, Ding,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xml:space="preserve">, 2019; Kumar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Pr="00705526">
        <w:rPr>
          <w:rFonts w:ascii="Calibri" w:hAnsi="Calibri" w:cs="Calibri"/>
          <w:color w:val="000000"/>
        </w:rPr>
        <w:t xml:space="preserve">. However, the robustness of models across different clinical settings and devices are concerned due to limitations such as generalization constraint, limited image types of reliance, external validation lacking, and computational demands of complex models etc </w:t>
      </w:r>
      <w:sdt>
        <w:sdtPr>
          <w:rPr>
            <w:rFonts w:ascii="Calibri" w:hAnsi="Calibri" w:cs="Calibri"/>
            <w:color w:val="000000"/>
          </w:rPr>
          <w:tag w:val="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811520237"/>
          <w:placeholder>
            <w:docPart w:val="64B5F41BC1A042D7B227707C31D47768"/>
          </w:placeholder>
        </w:sdtPr>
        <w:sdtContent>
          <w:r w:rsidR="00671124" w:rsidRPr="00671124">
            <w:rPr>
              <w:rFonts w:ascii="Calibri" w:eastAsia="Times New Roman" w:hAnsi="Calibri" w:cs="Calibri"/>
              <w:color w:val="000000"/>
            </w:rPr>
            <w:t xml:space="preserve">(Ahmed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2024)</w:t>
          </w:r>
        </w:sdtContent>
      </w:sdt>
      <w:r w:rsidRPr="00705526">
        <w:rPr>
          <w:rFonts w:ascii="Calibri" w:hAnsi="Calibri" w:cs="Calibri"/>
          <w:color w:val="000000"/>
        </w:rPr>
        <w:t>.</w:t>
      </w:r>
    </w:p>
    <w:p w14:paraId="4BAC2A0D" w14:textId="77777777" w:rsidR="00C32513" w:rsidRPr="00705526" w:rsidRDefault="00C32513" w:rsidP="00C32513">
      <w:pPr>
        <w:jc w:val="both"/>
        <w:rPr>
          <w:rFonts w:ascii="Calibri" w:hAnsi="Calibri" w:cs="Calibri"/>
          <w:color w:val="000000"/>
        </w:rPr>
      </w:pPr>
    </w:p>
    <w:p w14:paraId="26D61B87" w14:textId="5F779E40"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Researchers have attempted various methods to overcome these limitations. For instance, an AI diagnostic system for cholelithiasis recognition was developed by </w:t>
      </w:r>
      <w:del w:id="96" w:author="Abobakr Al-Shamiri" w:date="2025-12-26T01:18:00Z" w16du:dateUtc="2025-12-25T17:18:00Z">
        <w:r w:rsidRPr="00705526" w:rsidDel="00C2454F">
          <w:rPr>
            <w:rFonts w:ascii="Calibri" w:hAnsi="Calibri" w:cs="Calibri"/>
            <w:color w:val="000000"/>
          </w:rPr>
          <w:delText xml:space="preserve">S </w:delText>
        </w:r>
      </w:del>
      <w:r w:rsidRPr="00705526">
        <w:rPr>
          <w:rFonts w:ascii="Calibri" w:hAnsi="Calibri" w:cs="Calibri"/>
          <w:color w:val="000000"/>
        </w:rPr>
        <w:t xml:space="preserve">Pang et al. based on lightweight CNN concepts, which was able to run on mobile devices of Android platform </w:t>
      </w:r>
      <w:sdt>
        <w:sdtPr>
          <w:rPr>
            <w:rFonts w:ascii="Calibri" w:hAnsi="Calibri" w:cs="Calibri"/>
            <w:color w:val="000000"/>
          </w:rPr>
          <w:tag w:val="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
          <w:id w:val="1992666471"/>
          <w:placeholder>
            <w:docPart w:val="213A9676268E4B31BA8186B6653A596A"/>
          </w:placeholder>
        </w:sdtPr>
        <w:sdtContent>
          <w:r w:rsidR="00671124" w:rsidRPr="00671124">
            <w:rPr>
              <w:rFonts w:ascii="Calibri" w:eastAsia="Times New Roman" w:hAnsi="Calibri" w:cs="Calibri"/>
              <w:color w:val="000000"/>
            </w:rPr>
            <w:t xml:space="preserve">(Pang, </w:t>
          </w:r>
          <w:r w:rsidR="00671124" w:rsidRPr="00671124">
            <w:rPr>
              <w:rFonts w:ascii="Calibri" w:eastAsia="Times New Roman" w:hAnsi="Calibri" w:cs="Calibri"/>
              <w:color w:val="000000"/>
            </w:rPr>
            <w:lastRenderedPageBreak/>
            <w:t xml:space="preserve">Wang,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2019)</w:t>
          </w:r>
        </w:sdtContent>
      </w:sdt>
      <w:r w:rsidRPr="00705526">
        <w:rPr>
          <w:rFonts w:ascii="Calibri" w:hAnsi="Calibri" w:cs="Calibri"/>
          <w:color w:val="000000"/>
        </w:rPr>
        <w:t xml:space="preserve">. A model took point-of-care ultrasound (POCUS) as input for cholelithiasis and cholecystitis detection was proposed by </w:t>
      </w:r>
      <w:del w:id="97" w:author="Abobakr Al-Shamiri" w:date="2025-12-26T01:19:00Z" w16du:dateUtc="2025-12-25T17:19:00Z">
        <w:r w:rsidRPr="00705526" w:rsidDel="00C2454F">
          <w:rPr>
            <w:rFonts w:ascii="Calibri" w:hAnsi="Calibri" w:cs="Calibri"/>
            <w:color w:val="000000"/>
          </w:rPr>
          <w:delText xml:space="preserve">CJ </w:delText>
        </w:r>
      </w:del>
      <w:r w:rsidRPr="00705526">
        <w:rPr>
          <w:rFonts w:ascii="Calibri" w:hAnsi="Calibri" w:cs="Calibri"/>
          <w:color w:val="000000"/>
        </w:rPr>
        <w:t>Yu et al. to assist the emergency physicians, even in remote areas</w:t>
      </w:r>
      <w:ins w:id="98" w:author="YouQuan Neu (yqn1e23)" w:date="2025-12-26T14:14:00Z" w16du:dateUtc="2025-12-26T06:14:00Z">
        <w:r w:rsidR="004B2024">
          <w:rPr>
            <w:rFonts w:ascii="Calibri" w:hAnsi="Calibri" w:cs="Calibri"/>
            <w:color w:val="000000"/>
          </w:rPr>
          <w:t xml:space="preserve"> </w:t>
        </w:r>
      </w:ins>
      <w:sdt>
        <w:sdtPr>
          <w:rPr>
            <w:rFonts w:ascii="Calibri" w:hAnsi="Calibri" w:cs="Calibri"/>
            <w:color w:val="000000"/>
          </w:rPr>
          <w:tag w:val="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
          <w:id w:val="-237019219"/>
          <w:placeholder>
            <w:docPart w:val="63C80EB4B48F44CE806FA2D3481D1EDF"/>
          </w:placeholder>
        </w:sdtPr>
        <w:sdtContent>
          <w:r w:rsidR="00671124" w:rsidRPr="00671124">
            <w:rPr>
              <w:rFonts w:ascii="Calibri" w:eastAsia="Times New Roman" w:hAnsi="Calibri" w:cs="Calibri"/>
              <w:color w:val="000000"/>
            </w:rPr>
            <w:t xml:space="preserve">(Yu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2021)</w:t>
          </w:r>
        </w:sdtContent>
      </w:sdt>
      <w:r w:rsidRPr="00705526">
        <w:rPr>
          <w:rFonts w:ascii="Calibri" w:hAnsi="Calibri" w:cs="Calibri"/>
          <w:color w:val="000000"/>
        </w:rPr>
        <w:t xml:space="preserve">. On the other hand, </w:t>
      </w:r>
      <w:del w:id="99" w:author="Abobakr Al-Shamiri" w:date="2025-12-26T01:19:00Z" w16du:dateUtc="2025-12-25T17:19:00Z">
        <w:r w:rsidRPr="00705526" w:rsidDel="00C2454F">
          <w:rPr>
            <w:rFonts w:ascii="Calibri" w:hAnsi="Calibri" w:cs="Calibri"/>
            <w:color w:val="000000"/>
          </w:rPr>
          <w:delText xml:space="preserve">D </w:delText>
        </w:r>
      </w:del>
      <w:r w:rsidRPr="00705526">
        <w:rPr>
          <w:rFonts w:ascii="Calibri" w:hAnsi="Calibri" w:cs="Calibri"/>
          <w:color w:val="000000"/>
        </w:rPr>
        <w:t xml:space="preserve">Kumar et al. improved the model generalization by producing synthetic ultrasound images through a modified deep convolutional generative adversarial network (DCGAN) in addition. At the same time, a hybrid visual explanation method for CNN to explain model prediction was proposed to increase the reliability and explainability </w:t>
      </w:r>
      <w:sdt>
        <w:sdtPr>
          <w:rPr>
            <w:rFonts w:ascii="Calibri" w:hAnsi="Calibri" w:cs="Calibri"/>
            <w:color w:val="000000"/>
          </w:rPr>
          <w:tag w:val="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
          <w:id w:val="698287104"/>
          <w:placeholder>
            <w:docPart w:val="213A9676268E4B31BA8186B6653A596A"/>
          </w:placeholder>
        </w:sdtPr>
        <w:sdtContent>
          <w:r w:rsidR="00671124" w:rsidRPr="00671124">
            <w:rPr>
              <w:rFonts w:ascii="Calibri" w:eastAsia="Times New Roman" w:hAnsi="Calibri" w:cs="Calibri"/>
              <w:color w:val="000000"/>
            </w:rPr>
            <w:t xml:space="preserve">(Kumar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Pr="00705526">
        <w:rPr>
          <w:rFonts w:ascii="Calibri" w:hAnsi="Calibri" w:cs="Calibri"/>
          <w:color w:val="000000"/>
        </w:rPr>
        <w:t xml:space="preserve">. </w:t>
      </w:r>
    </w:p>
    <w:p w14:paraId="7EEAC59C" w14:textId="77777777" w:rsidR="00C32513" w:rsidRPr="00705526" w:rsidRDefault="00C32513" w:rsidP="00C32513">
      <w:pPr>
        <w:jc w:val="both"/>
        <w:rPr>
          <w:rFonts w:ascii="Calibri" w:hAnsi="Calibri" w:cs="Calibri"/>
          <w:color w:val="000000"/>
        </w:rPr>
      </w:pPr>
    </w:p>
    <w:p w14:paraId="0FABDB06" w14:textId="15B70BC1"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Although various attempts have been made to overcome ML limitations, some challenges inheritance from the ultrasound and CT techniques themselves, such as high-intensity background tissue, non-uniform intensity, and image artifacts. To address these issues, other predictive methods have been employed, such as using clinical laboratory data. Some examples are </w:t>
      </w:r>
      <w:del w:id="100" w:author="Abobakr Al-Shamiri" w:date="2025-12-26T01:21:00Z" w16du:dateUtc="2025-12-25T17:21:00Z">
        <w:r w:rsidRPr="00705526" w:rsidDel="00C31BA7">
          <w:rPr>
            <w:rFonts w:ascii="Calibri" w:hAnsi="Calibri" w:cs="Calibri"/>
            <w:color w:val="000000"/>
          </w:rPr>
          <w:delText xml:space="preserve">NM </w:delText>
        </w:r>
      </w:del>
      <w:r w:rsidRPr="00705526">
        <w:rPr>
          <w:rFonts w:ascii="Calibri" w:hAnsi="Calibri" w:cs="Calibri"/>
          <w:color w:val="000000"/>
        </w:rPr>
        <w:t xml:space="preserve">Salem et al. tried machine learning approaches for gallstone disease prediction during their research on identification of metabolites and clinical features associated with gallstone disease, while </w:t>
      </w:r>
      <w:del w:id="101" w:author="Abobakr Al-Shamiri" w:date="2025-12-26T01:21:00Z" w16du:dateUtc="2025-12-25T17:21:00Z">
        <w:r w:rsidRPr="00705526" w:rsidDel="00C31BA7">
          <w:rPr>
            <w:rFonts w:ascii="Calibri" w:hAnsi="Calibri" w:cs="Calibri"/>
            <w:color w:val="000000"/>
          </w:rPr>
          <w:delText xml:space="preserve">J </w:delText>
        </w:r>
      </w:del>
      <w:r w:rsidRPr="00705526">
        <w:rPr>
          <w:rFonts w:ascii="Calibri" w:hAnsi="Calibri" w:cs="Calibri"/>
          <w:color w:val="000000"/>
        </w:rPr>
        <w:t>Blum demonstrated a ML model which predict choledocholithiasis by using patient’s digital medical records</w:t>
      </w:r>
      <w:sdt>
        <w:sdtPr>
          <w:rPr>
            <w:rFonts w:ascii="Calibri" w:hAnsi="Calibri" w:cs="Calibri"/>
            <w:color w:val="000000"/>
          </w:rPr>
          <w:tag w:val="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
          <w:id w:val="1592507589"/>
          <w:placeholder>
            <w:docPart w:val="9324A3330E9D42DCB686D538BDC140B2"/>
          </w:placeholder>
        </w:sdtPr>
        <w:sdtContent>
          <w:ins w:id="102" w:author="Abobakr Al-Shamiri" w:date="2025-12-26T01:21:00Z" w16du:dateUtc="2025-12-25T17:21:00Z">
            <w:r w:rsidR="00C31BA7">
              <w:rPr>
                <w:rFonts w:ascii="Calibri" w:hAnsi="Calibri" w:cs="Calibri"/>
                <w:color w:val="000000"/>
              </w:rPr>
              <w:t xml:space="preserve"> </w:t>
            </w:r>
          </w:ins>
          <w:r w:rsidR="00671124" w:rsidRPr="00671124">
            <w:rPr>
              <w:rFonts w:ascii="Calibri" w:eastAsia="Times New Roman" w:hAnsi="Calibri" w:cs="Calibri"/>
              <w:color w:val="000000"/>
            </w:rPr>
            <w:t xml:space="preserve">(Salem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xml:space="preserve">, 2023; Blum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2024)</w:t>
          </w:r>
        </w:sdtContent>
      </w:sdt>
      <w:r w:rsidRPr="00705526">
        <w:rPr>
          <w:rFonts w:ascii="Calibri" w:hAnsi="Calibri" w:cs="Calibri"/>
          <w:color w:val="000000"/>
        </w:rPr>
        <w:t xml:space="preserve">. A new dataset of bioimpedance and laboratory data was curated and constructed by </w:t>
      </w:r>
      <w:del w:id="103" w:author="Abobakr Al-Shamiri" w:date="2025-12-26T01:22:00Z" w16du:dateUtc="2025-12-25T17:22:00Z">
        <w:r w:rsidRPr="00705526" w:rsidDel="00C31BA7">
          <w:rPr>
            <w:rFonts w:ascii="Calibri" w:hAnsi="Calibri" w:cs="Calibri"/>
            <w:color w:val="000000"/>
          </w:rPr>
          <w:delText xml:space="preserve">i </w:delText>
        </w:r>
      </w:del>
      <w:r w:rsidRPr="00705526">
        <w:rPr>
          <w:rFonts w:ascii="Calibri" w:hAnsi="Calibri" w:cs="Calibri"/>
          <w:color w:val="000000"/>
        </w:rPr>
        <w:t xml:space="preserve">Esen et al. for early prediction of gallstone disease, and nine ML techniques had been experimented through by them and 85.42% of accuracy was achieved by gradient boosting technique as the best result </w:t>
      </w:r>
      <w:sdt>
        <w:sdtPr>
          <w:rPr>
            <w:rFonts w:ascii="Calibri" w:hAnsi="Calibri" w:cs="Calibri"/>
            <w:color w:val="000000"/>
          </w:rPr>
          <w:tag w:val="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
          <w:id w:val="-1783184575"/>
          <w:placeholder>
            <w:docPart w:val="E835DD8B96064670B4078E053582029A"/>
          </w:placeholder>
        </w:sdtPr>
        <w:sdtContent>
          <w:r w:rsidR="00671124" w:rsidRPr="00671124">
            <w:rPr>
              <w:rFonts w:ascii="Calibri" w:eastAsia="Times New Roman" w:hAnsi="Calibri" w:cs="Calibri"/>
              <w:color w:val="000000"/>
            </w:rPr>
            <w:t xml:space="preserve">(Esen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2024)</w:t>
          </w:r>
        </w:sdtContent>
      </w:sdt>
      <w:r w:rsidRPr="00705526">
        <w:rPr>
          <w:rFonts w:ascii="Calibri" w:hAnsi="Calibri" w:cs="Calibri"/>
          <w:color w:val="000000"/>
        </w:rPr>
        <w:t xml:space="preserve">. Building upon this, deep learning strategy which optimized Random Forest (RF) classifier by different algorithm for gallstone prediction was developed by </w:t>
      </w:r>
      <w:del w:id="104" w:author="Abobakr Al-Shamiri" w:date="2025-12-26T01:22:00Z" w16du:dateUtc="2025-12-25T17:22:00Z">
        <w:r w:rsidRPr="00705526" w:rsidDel="00C31BA7">
          <w:rPr>
            <w:rFonts w:ascii="Calibri" w:hAnsi="Calibri" w:cs="Calibri"/>
            <w:color w:val="000000"/>
          </w:rPr>
          <w:delText xml:space="preserve">P </w:delText>
        </w:r>
      </w:del>
      <w:r w:rsidRPr="00705526">
        <w:rPr>
          <w:rFonts w:ascii="Calibri" w:hAnsi="Calibri" w:cs="Calibri"/>
          <w:color w:val="000000"/>
        </w:rPr>
        <w:t xml:space="preserve">Sarker et al. but only achieved approximately 4% lower result by using the same dataset built by the former </w:t>
      </w:r>
      <w:sdt>
        <w:sdtPr>
          <w:rPr>
            <w:rFonts w:ascii="Calibri" w:hAnsi="Calibri" w:cs="Calibri"/>
            <w:color w:val="000000"/>
          </w:rPr>
          <w:tag w:val="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
          <w:id w:val="-176431221"/>
          <w:placeholder>
            <w:docPart w:val="E835DD8B96064670B4078E053582029A"/>
          </w:placeholder>
        </w:sdtPr>
        <w:sdtContent>
          <w:r w:rsidR="00671124" w:rsidRPr="00671124">
            <w:rPr>
              <w:rFonts w:ascii="Calibri" w:hAnsi="Calibri" w:cs="Calibri"/>
              <w:color w:val="000000"/>
            </w:rPr>
            <w:t xml:space="preserve">(Sarker, </w:t>
          </w:r>
          <w:proofErr w:type="spellStart"/>
          <w:r w:rsidR="00671124" w:rsidRPr="00671124">
            <w:rPr>
              <w:rFonts w:ascii="Calibri" w:hAnsi="Calibri" w:cs="Calibri"/>
              <w:color w:val="000000"/>
            </w:rPr>
            <w:t>Tiang</w:t>
          </w:r>
          <w:proofErr w:type="spellEnd"/>
          <w:r w:rsidR="00671124" w:rsidRPr="00671124">
            <w:rPr>
              <w:rFonts w:ascii="Calibri" w:hAnsi="Calibri" w:cs="Calibri"/>
              <w:color w:val="000000"/>
            </w:rPr>
            <w:t xml:space="preserve"> and Nahid, 2025)</w:t>
          </w:r>
        </w:sdtContent>
      </w:sdt>
      <w:r w:rsidRPr="00705526">
        <w:rPr>
          <w:rFonts w:ascii="Calibri" w:hAnsi="Calibri" w:cs="Calibri"/>
          <w:color w:val="000000"/>
        </w:rPr>
        <w:t xml:space="preserve">. </w:t>
      </w:r>
    </w:p>
    <w:p w14:paraId="08BFADDC" w14:textId="77777777" w:rsidR="000F2036" w:rsidRPr="00705526" w:rsidRDefault="000F2036" w:rsidP="00C32513">
      <w:pPr>
        <w:jc w:val="both"/>
        <w:rPr>
          <w:rFonts w:ascii="Calibri" w:hAnsi="Calibri" w:cs="Calibri"/>
          <w:color w:val="000000"/>
        </w:rPr>
      </w:pPr>
    </w:p>
    <w:p w14:paraId="4EFE37A4" w14:textId="6AF7A25D"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Discarding gallstone diagnosis, ML technologies also been employed for other outcome predictions in gallstone patients, including major complications of gallstone disease, the difficulty of laparoscopic surgery, and malignancy risk etc </w:t>
      </w:r>
      <w:sdt>
        <w:sdtPr>
          <w:rPr>
            <w:rFonts w:ascii="Calibri" w:hAnsi="Calibri" w:cs="Calibri"/>
            <w:color w:val="000000"/>
          </w:rPr>
          <w:tag w:val="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
          <w:id w:val="1348758283"/>
          <w:placeholder>
            <w:docPart w:val="7B3B921CB152493E90F8978B7456531F"/>
          </w:placeholder>
        </w:sdtPr>
        <w:sdtContent>
          <w:r w:rsidR="00671124" w:rsidRPr="00671124">
            <w:rPr>
              <w:rFonts w:ascii="Calibri" w:eastAsia="Times New Roman" w:hAnsi="Calibri" w:cs="Calibri"/>
              <w:color w:val="000000"/>
            </w:rPr>
            <w:t xml:space="preserve">(Huang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xml:space="preserve">, 2024, 2025; Ma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xml:space="preserve">, 2024; Cetin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Pr="00705526">
        <w:rPr>
          <w:rFonts w:ascii="Calibri" w:hAnsi="Calibri" w:cs="Calibri"/>
          <w:color w:val="000000"/>
        </w:rPr>
        <w:t>. The reliability of the models should be confident enough as the techniques affecting wide area, the evaluation and selection of the model come to the front. Along hepatobiliary field, area under the receiver operating characteristic (AUROC) and accuracy combine with cross-validation are the most common evaluation methods used. As hepatobiliary diseases diagnosis was mainly gone through clinical images, CNN outperformed as most common selection and deployed in most computer aided diagnosis system, the models proposed by researchers are also mostly developed on CNN</w:t>
      </w:r>
      <w:ins w:id="105" w:author="YouQuan Neu (yqn1e23)" w:date="2025-12-26T14:14:00Z" w16du:dateUtc="2025-12-26T06:14:00Z">
        <w:r w:rsidR="004B2024">
          <w:rPr>
            <w:rFonts w:ascii="Calibri" w:hAnsi="Calibri" w:cs="Calibri"/>
            <w:color w:val="000000"/>
          </w:rPr>
          <w:t xml:space="preserve"> </w:t>
        </w:r>
      </w:ins>
      <w:sdt>
        <w:sdtPr>
          <w:rPr>
            <w:rFonts w:ascii="Calibri" w:hAnsi="Calibri" w:cs="Calibri"/>
            <w:color w:val="000000"/>
          </w:rPr>
          <w:tag w:val="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
          <w:id w:val="-841929773"/>
          <w:placeholder>
            <w:docPart w:val="1A0998814568487D9104D6F6E430F84D"/>
          </w:placeholder>
        </w:sdtPr>
        <w:sdtContent>
          <w:r w:rsidR="00671124" w:rsidRPr="00671124">
            <w:rPr>
              <w:rFonts w:ascii="Calibri" w:eastAsia="Times New Roman" w:hAnsi="Calibri" w:cs="Calibri"/>
              <w:color w:val="000000"/>
            </w:rPr>
            <w:t xml:space="preserve">(Ahmed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xml:space="preserve">, 2024; Kumar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2025)</w:t>
          </w:r>
        </w:sdtContent>
      </w:sdt>
      <w:r w:rsidRPr="00705526">
        <w:rPr>
          <w:rFonts w:ascii="Calibri" w:hAnsi="Calibri" w:cs="Calibri"/>
          <w:color w:val="000000"/>
        </w:rPr>
        <w:t xml:space="preserve">. In contrast, variety of ML techniques were used in case of prediction based on laboratory data, regression and support vector machine were showing most often. </w:t>
      </w:r>
    </w:p>
    <w:p w14:paraId="09A96CD7" w14:textId="77777777" w:rsidR="00C32513" w:rsidRPr="00705526" w:rsidRDefault="00C32513" w:rsidP="00C32513">
      <w:pPr>
        <w:jc w:val="both"/>
        <w:rPr>
          <w:rFonts w:ascii="Calibri" w:hAnsi="Calibri" w:cs="Calibri"/>
          <w:color w:val="000000"/>
        </w:rPr>
      </w:pPr>
    </w:p>
    <w:p w14:paraId="43C13AEA" w14:textId="77777777" w:rsidR="00C32513" w:rsidRPr="00705526" w:rsidRDefault="00C32513" w:rsidP="00C32513">
      <w:pPr>
        <w:jc w:val="both"/>
        <w:rPr>
          <w:rFonts w:ascii="Calibri" w:hAnsi="Calibri" w:cs="Calibri"/>
          <w:color w:val="000000"/>
        </w:rPr>
      </w:pPr>
      <w:r w:rsidRPr="00705526">
        <w:rPr>
          <w:rFonts w:ascii="Calibri" w:hAnsi="Calibri" w:cs="Calibri"/>
          <w:color w:val="000000"/>
        </w:rPr>
        <w:lastRenderedPageBreak/>
        <w:t>Despite of more variance of models were used, the research based on laboratory data is still insufficient compared to research based on images, especially in cholelithiasis prediction. Furthermore, although there were multiple models and algorithms had been attempted, but there are still many of models haven't been utilized. In addition, there was still gap between the evaluation results of laboratory data-based models with images-based models, with the image-based models are generally 5~10% better compared to data-based models. This might reason by insufficient data, and laboratory data fluctuation as affected by overall body status while images-based data only focusing on region of interest. Therefore, there is still a clear need to bridge this performance gap by finding new ways to refine and optimize machine learning models that rely solely on clinical and laboratory data.</w:t>
      </w:r>
    </w:p>
    <w:bookmarkEnd w:id="84"/>
    <w:p w14:paraId="367CCA64" w14:textId="28EE05C3" w:rsidR="009400DC" w:rsidRPr="00705526" w:rsidRDefault="0021444E" w:rsidP="009400DC">
      <w:pPr>
        <w:jc w:val="both"/>
        <w:rPr>
          <w:rFonts w:ascii="Calibri" w:hAnsi="Calibri" w:cs="Calibri"/>
          <w:color w:val="000000"/>
        </w:rPr>
      </w:pPr>
      <w:r w:rsidRPr="00705526">
        <w:rPr>
          <w:rFonts w:ascii="Calibri" w:hAnsi="Calibri" w:cs="Calibri"/>
          <w:color w:val="000000"/>
        </w:rPr>
        <w:t xml:space="preserve"> </w:t>
      </w:r>
    </w:p>
    <w:p w14:paraId="40649DD2" w14:textId="77777777" w:rsidR="00AF0425" w:rsidRPr="00705526" w:rsidRDefault="00AF0425" w:rsidP="009400DC">
      <w:pPr>
        <w:jc w:val="both"/>
        <w:rPr>
          <w:rFonts w:ascii="Calibri" w:hAnsi="Calibri" w:cs="Calibri"/>
          <w:color w:val="000000"/>
        </w:rPr>
      </w:pPr>
    </w:p>
    <w:p w14:paraId="70654514" w14:textId="77777777" w:rsidR="005B1984" w:rsidRPr="00705526" w:rsidRDefault="005B1984">
      <w:pPr>
        <w:rPr>
          <w:rFonts w:ascii="Calibri" w:eastAsiaTheme="majorEastAsia" w:hAnsi="Calibri" w:cs="Calibri"/>
          <w:color w:val="0F4761" w:themeColor="accent1" w:themeShade="BF"/>
        </w:rPr>
      </w:pPr>
      <w:r w:rsidRPr="00705526">
        <w:rPr>
          <w:rFonts w:ascii="Calibri" w:hAnsi="Calibri" w:cs="Calibri"/>
        </w:rPr>
        <w:br w:type="page"/>
      </w:r>
    </w:p>
    <w:p w14:paraId="35128690" w14:textId="3BF99210" w:rsidR="00E97F6D" w:rsidRPr="00705526" w:rsidRDefault="00E97F6D" w:rsidP="00705526">
      <w:pPr>
        <w:pStyle w:val="Heading2"/>
      </w:pPr>
      <w:bookmarkStart w:id="106" w:name="_Toc217650995"/>
      <w:r w:rsidRPr="00705526">
        <w:lastRenderedPageBreak/>
        <w:t>Project Goal</w:t>
      </w:r>
      <w:bookmarkEnd w:id="106"/>
    </w:p>
    <w:p w14:paraId="55EB3BC7" w14:textId="55BD9CDF" w:rsidR="00AF0425" w:rsidRPr="00705526" w:rsidRDefault="000F2036" w:rsidP="000F2036">
      <w:pPr>
        <w:jc w:val="both"/>
        <w:rPr>
          <w:rFonts w:ascii="Calibri" w:hAnsi="Calibri" w:cs="Calibri"/>
        </w:rPr>
      </w:pPr>
      <w:r w:rsidRPr="00705526">
        <w:rPr>
          <w:rFonts w:ascii="Calibri" w:hAnsi="Calibri" w:cs="Calibri"/>
        </w:rPr>
        <w:t>This project aims to design and develop a machine learning-based model</w:t>
      </w:r>
      <w:r w:rsidR="00F11BDB">
        <w:rPr>
          <w:rFonts w:ascii="Calibri" w:hAnsi="Calibri" w:cs="Calibri"/>
        </w:rPr>
        <w:t>, called Extreme Learning Machine (ELM)</w:t>
      </w:r>
      <w:r w:rsidRPr="00705526">
        <w:rPr>
          <w:rFonts w:ascii="Calibri" w:hAnsi="Calibri" w:cs="Calibri"/>
        </w:rPr>
        <w:t xml:space="preserve"> capable of predicting the risk of gallstone disease using clinical and demographic data. The study further seeks to employ metaheuristic algorithms to optimise model performance, thereby improving predictive accuracy and reliability. This project will focus on the development of an optimised </w:t>
      </w:r>
      <w:r w:rsidR="00A02EC1">
        <w:rPr>
          <w:rFonts w:ascii="Calibri" w:hAnsi="Calibri" w:cs="Calibri"/>
        </w:rPr>
        <w:t>ELM</w:t>
      </w:r>
      <w:r w:rsidRPr="00705526">
        <w:rPr>
          <w:rFonts w:ascii="Calibri" w:hAnsi="Calibri" w:cs="Calibri"/>
        </w:rPr>
        <w:t xml:space="preserve"> for gallstone disease prediction using publicly available medical datasets. The project will include data preprocessing, feature selection, model training, evaluation, and optimisation using metaheuristic algorithms such as Artificial Bee Colony (ABC) algorithm. Excluded from the project are clinical trials, patient data collection from hospitals, and the design of new diagnostic hardware. The deliverables will include the trained models, performance evaluation metrics, comparative results before and after optimisation, and documentation of methodology.</w:t>
      </w:r>
    </w:p>
    <w:p w14:paraId="7B05C712" w14:textId="77777777" w:rsidR="00E509ED" w:rsidRPr="00705526" w:rsidRDefault="00E509ED">
      <w:pPr>
        <w:rPr>
          <w:rFonts w:ascii="Calibri" w:eastAsiaTheme="majorEastAsia" w:hAnsi="Calibri" w:cs="Calibri"/>
          <w:color w:val="0F4761" w:themeColor="accent1" w:themeShade="BF"/>
        </w:rPr>
      </w:pPr>
      <w:r w:rsidRPr="00705526">
        <w:rPr>
          <w:rFonts w:ascii="Calibri" w:hAnsi="Calibri" w:cs="Calibri"/>
        </w:rPr>
        <w:br w:type="page"/>
      </w:r>
    </w:p>
    <w:p w14:paraId="73E32AF0" w14:textId="17D5AACA" w:rsidR="007A6619" w:rsidRPr="00705526" w:rsidRDefault="004B482D" w:rsidP="00705526">
      <w:pPr>
        <w:pStyle w:val="Heading1"/>
      </w:pPr>
      <w:bookmarkStart w:id="107" w:name="_Hlk217416730"/>
      <w:bookmarkStart w:id="108" w:name="_Toc217650996"/>
      <w:r w:rsidRPr="00705526">
        <w:lastRenderedPageBreak/>
        <w:t>Technical Progress</w:t>
      </w:r>
      <w:bookmarkEnd w:id="108"/>
    </w:p>
    <w:p w14:paraId="0B3C7381" w14:textId="77777777" w:rsidR="00725ADB" w:rsidRPr="00705526" w:rsidRDefault="00725ADB" w:rsidP="00705526">
      <w:pPr>
        <w:pStyle w:val="Heading2"/>
      </w:pPr>
      <w:bookmarkStart w:id="109" w:name="_Toc217650997"/>
      <w:bookmarkEnd w:id="107"/>
      <w:r w:rsidRPr="00705526">
        <w:t>Dataset</w:t>
      </w:r>
      <w:bookmarkEnd w:id="109"/>
    </w:p>
    <w:p w14:paraId="2927D9FB" w14:textId="38C8C643" w:rsidR="00725ADB" w:rsidRPr="00705526" w:rsidRDefault="00725ADB" w:rsidP="00725ADB">
      <w:pPr>
        <w:jc w:val="both"/>
        <w:rPr>
          <w:rFonts w:ascii="Calibri" w:hAnsi="Calibri" w:cs="Calibri"/>
        </w:rPr>
      </w:pPr>
      <w:r w:rsidRPr="00705526">
        <w:rPr>
          <w:rFonts w:ascii="Calibri" w:hAnsi="Calibri" w:cs="Calibri"/>
        </w:rPr>
        <w:t>The gallstone disease diagnosis dataset is obtained from UC Irvine Machine Learning Repository (UCI), which collected and provided by</w:t>
      </w:r>
      <w:r w:rsidRPr="00705526">
        <w:rPr>
          <w:rFonts w:ascii="Calibri" w:hAnsi="Calibri" w:cs="Calibri"/>
          <w:color w:val="000000"/>
        </w:rPr>
        <w:t xml:space="preserve"> </w:t>
      </w:r>
      <w:sdt>
        <w:sdtPr>
          <w:rPr>
            <w:rFonts w:ascii="Calibri" w:hAnsi="Calibri" w:cs="Calibri"/>
            <w:color w:val="000000"/>
          </w:rPr>
          <w:tag w:val="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
          <w:id w:val="-10606150"/>
          <w:placeholder>
            <w:docPart w:val="BA8FC91D2B534518AAB7AC08FE0F7B7F"/>
          </w:placeholder>
        </w:sdtPr>
        <w:sdtContent>
          <w:r w:rsidR="00671124" w:rsidRPr="00671124">
            <w:rPr>
              <w:rFonts w:ascii="Calibri" w:eastAsia="Times New Roman" w:hAnsi="Calibri" w:cs="Calibri"/>
              <w:color w:val="000000"/>
            </w:rPr>
            <w:t xml:space="preserve">(Esen </w:t>
          </w:r>
          <w:r w:rsidR="00671124" w:rsidRPr="00671124">
            <w:rPr>
              <w:rFonts w:ascii="Calibri" w:eastAsia="Times New Roman" w:hAnsi="Calibri" w:cs="Calibri"/>
              <w:i/>
              <w:iCs/>
              <w:color w:val="000000"/>
            </w:rPr>
            <w:t>et al.</w:t>
          </w:r>
          <w:r w:rsidR="00671124" w:rsidRPr="00671124">
            <w:rPr>
              <w:rFonts w:ascii="Calibri" w:eastAsia="Times New Roman" w:hAnsi="Calibri" w:cs="Calibri"/>
              <w:color w:val="000000"/>
            </w:rPr>
            <w:t>, 2024)</w:t>
          </w:r>
        </w:sdtContent>
      </w:sdt>
      <w:r w:rsidRPr="00705526">
        <w:rPr>
          <w:rFonts w:ascii="Calibri" w:hAnsi="Calibri" w:cs="Calibri"/>
        </w:rPr>
        <w:t xml:space="preserve">, total 319 instances with 39 features are included, and its information is shown in the </w:t>
      </w:r>
      <w:r w:rsidRPr="00705526">
        <w:rPr>
          <w:rFonts w:ascii="Calibri" w:hAnsi="Calibri" w:cs="Calibri"/>
        </w:rPr>
        <w:fldChar w:fldCharType="begin"/>
      </w:r>
      <w:r w:rsidRPr="00705526">
        <w:rPr>
          <w:rFonts w:ascii="Calibri" w:hAnsi="Calibri" w:cs="Calibri"/>
        </w:rPr>
        <w:instrText xml:space="preserve"> REF _Ref217403407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ins w:id="110" w:author="YouQuan Neu (yqn1e23)" w:date="2025-12-26T14:16:00Z" w16du:dateUtc="2025-12-26T06:16:00Z">
        <w:r w:rsidR="004B2024" w:rsidRPr="00705526">
          <w:rPr>
            <w:rFonts w:ascii="Calibri" w:hAnsi="Calibri" w:cs="Calibri"/>
          </w:rPr>
          <w:t xml:space="preserve">Table </w:t>
        </w:r>
        <w:r w:rsidR="004B2024">
          <w:rPr>
            <w:rFonts w:ascii="Calibri" w:hAnsi="Calibri" w:cs="Calibri"/>
            <w:noProof/>
          </w:rPr>
          <w:t>1</w:t>
        </w:r>
      </w:ins>
      <w:del w:id="111" w:author="YouQuan Neu (yqn1e23)" w:date="2025-12-26T14:16:00Z" w16du:dateUtc="2025-12-26T06:16:00Z">
        <w:r w:rsidRPr="00705526" w:rsidDel="004B2024">
          <w:rPr>
            <w:rFonts w:ascii="Calibri" w:hAnsi="Calibri" w:cs="Calibri"/>
          </w:rPr>
          <w:delText xml:space="preserve">Table </w:delText>
        </w:r>
        <w:r w:rsidRPr="00705526" w:rsidDel="004B2024">
          <w:rPr>
            <w:rFonts w:ascii="Calibri" w:hAnsi="Calibri" w:cs="Calibri"/>
            <w:noProof/>
          </w:rPr>
          <w:delText>1</w:delText>
        </w:r>
      </w:del>
      <w:r w:rsidRPr="00705526">
        <w:rPr>
          <w:rFonts w:ascii="Calibri" w:hAnsi="Calibri" w:cs="Calibri"/>
        </w:rPr>
        <w:fldChar w:fldCharType="end"/>
      </w:r>
      <w:r w:rsidRPr="00705526">
        <w:rPr>
          <w:rFonts w:ascii="Calibri" w:hAnsi="Calibri" w:cs="Calibri"/>
        </w:rPr>
        <w:t>. The ‘Gallstone Status’ column is the target feature, with 1 representing the true diagnosis of gallstone while 0 represents the healthy status. The remaining 38 feature columns include:</w:t>
      </w:r>
    </w:p>
    <w:p w14:paraId="78E23BE9"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 xml:space="preserve">Demographics: Age, Gender, Height, Weight, Body Mass Index (BMI). </w:t>
      </w:r>
    </w:p>
    <w:p w14:paraId="1A214FA9"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 xml:space="preserve">Comorbidities: Comorbidity, Coronary Artery Disease (CAD), Hypothyroidism, </w:t>
      </w:r>
      <w:proofErr w:type="spellStart"/>
      <w:r w:rsidRPr="00705526">
        <w:rPr>
          <w:rFonts w:ascii="Calibri" w:hAnsi="Calibri" w:cs="Calibri"/>
        </w:rPr>
        <w:t>Hyperlipidemia</w:t>
      </w:r>
      <w:proofErr w:type="spellEnd"/>
      <w:r w:rsidRPr="00705526">
        <w:rPr>
          <w:rFonts w:ascii="Calibri" w:hAnsi="Calibri" w:cs="Calibri"/>
        </w:rPr>
        <w:t xml:space="preserve">, Diabetes Mellitus (DM). </w:t>
      </w:r>
    </w:p>
    <w:p w14:paraId="0AF9BD2C"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Bioimpedance Data : Total Body Water (TBW), Extracellular Water (ECW), Intracellular Water (ICW), Extracellular Fluid/Total Body Water (ECF/TBW), Total Body Fat Ratio (TBFR), Lean Mass (LM), Body Protein Content (Protein), Visceral Fat Rating (VFR), Bone Mass (BM), Muscle Mass (MM), Obesity, Total Fat Content (TFC), Visceral Fat Area (VFA), Visceral Muscle Area (VMA), Hepatic Fat Accumulation (HFA).</w:t>
      </w:r>
    </w:p>
    <w:p w14:paraId="29DAEBFF"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 xml:space="preserve">Laboratory Data: Glucose, Total Cholesterol (TC), Low Density Lipoprotein (LDL), High Density Lipoprotein (HDL), Triglyceride, </w:t>
      </w:r>
      <w:proofErr w:type="spellStart"/>
      <w:r w:rsidRPr="00705526">
        <w:rPr>
          <w:rFonts w:ascii="Calibri" w:hAnsi="Calibri" w:cs="Calibri"/>
        </w:rPr>
        <w:t>Aspartat</w:t>
      </w:r>
      <w:proofErr w:type="spellEnd"/>
      <w:r w:rsidRPr="00705526">
        <w:rPr>
          <w:rFonts w:ascii="Calibri" w:hAnsi="Calibri" w:cs="Calibri"/>
        </w:rPr>
        <w:t xml:space="preserve"> </w:t>
      </w:r>
      <w:proofErr w:type="spellStart"/>
      <w:r w:rsidRPr="00705526">
        <w:rPr>
          <w:rFonts w:ascii="Calibri" w:hAnsi="Calibri" w:cs="Calibri"/>
        </w:rPr>
        <w:t>Aminotransferaz</w:t>
      </w:r>
      <w:proofErr w:type="spellEnd"/>
      <w:r w:rsidRPr="00705526">
        <w:rPr>
          <w:rFonts w:ascii="Calibri" w:hAnsi="Calibri" w:cs="Calibri"/>
        </w:rPr>
        <w:t xml:space="preserve"> (AST), </w:t>
      </w:r>
      <w:proofErr w:type="spellStart"/>
      <w:r w:rsidRPr="00705526">
        <w:rPr>
          <w:rFonts w:ascii="Calibri" w:hAnsi="Calibri" w:cs="Calibri"/>
        </w:rPr>
        <w:t>Alanin</w:t>
      </w:r>
      <w:proofErr w:type="spellEnd"/>
      <w:r w:rsidRPr="00705526">
        <w:rPr>
          <w:rFonts w:ascii="Calibri" w:hAnsi="Calibri" w:cs="Calibri"/>
        </w:rPr>
        <w:t xml:space="preserve"> </w:t>
      </w:r>
      <w:proofErr w:type="spellStart"/>
      <w:r w:rsidRPr="00705526">
        <w:rPr>
          <w:rFonts w:ascii="Calibri" w:hAnsi="Calibri" w:cs="Calibri"/>
        </w:rPr>
        <w:t>Aminotransferaz</w:t>
      </w:r>
      <w:proofErr w:type="spellEnd"/>
      <w:r w:rsidRPr="00705526">
        <w:rPr>
          <w:rFonts w:ascii="Calibri" w:hAnsi="Calibri" w:cs="Calibri"/>
        </w:rPr>
        <w:t xml:space="preserve"> (ALT), Alkaline Phosphatase (ALP), Creatinine, Glomerular Filtration Rate (GFR), C-Reactive Protein (CRP), </w:t>
      </w:r>
      <w:proofErr w:type="spellStart"/>
      <w:r w:rsidRPr="00705526">
        <w:rPr>
          <w:rFonts w:ascii="Calibri" w:hAnsi="Calibri" w:cs="Calibri"/>
        </w:rPr>
        <w:t>Hemoglobin</w:t>
      </w:r>
      <w:proofErr w:type="spellEnd"/>
      <w:r w:rsidRPr="00705526">
        <w:rPr>
          <w:rFonts w:ascii="Calibri" w:hAnsi="Calibri" w:cs="Calibri"/>
        </w:rPr>
        <w:t xml:space="preserve"> (HGB), Vitamin D. </w:t>
      </w:r>
    </w:p>
    <w:p w14:paraId="4E9C5327" w14:textId="51C01484" w:rsidR="00725ADB" w:rsidRPr="00705526" w:rsidRDefault="00725ADB" w:rsidP="00725ADB">
      <w:pPr>
        <w:jc w:val="both"/>
        <w:rPr>
          <w:rFonts w:ascii="Calibri" w:hAnsi="Calibri" w:cs="Calibri"/>
        </w:rPr>
      </w:pPr>
      <w:r w:rsidRPr="00705526">
        <w:rPr>
          <w:rFonts w:ascii="Calibri" w:hAnsi="Calibri" w:cs="Calibri"/>
        </w:rPr>
        <w:t xml:space="preserve">The dataset was done processing by the creators, resulting in a complete dataset, there is no missing value needed to be filled in and also all values are already in numerical forms, with 0 or 1 for binary categorical type, numeric for continuous type, hepatic fat accumulation is the only special with 0,1,2,3 for categorical type. The dataset is also a balanced dataset in terms of gallstone status, with 158 true value (68 Male;90 Female) and 161 false values (94 Male; 67 Female). The descriptive statistics for the dataset, including mean, standard deviation, and the five-number summary (minimum, quartiles, and maximum) are presented in </w:t>
      </w:r>
      <w:r w:rsidRPr="00705526">
        <w:rPr>
          <w:rFonts w:ascii="Calibri" w:hAnsi="Calibri" w:cs="Calibri"/>
        </w:rPr>
        <w:fldChar w:fldCharType="begin"/>
      </w:r>
      <w:r w:rsidRPr="00705526">
        <w:rPr>
          <w:rFonts w:ascii="Calibri" w:hAnsi="Calibri" w:cs="Calibri"/>
        </w:rPr>
        <w:instrText xml:space="preserve"> REF _Ref217403892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ins w:id="112" w:author="YouQuan Neu (yqn1e23)" w:date="2025-12-26T14:16:00Z" w16du:dateUtc="2025-12-26T06:16:00Z">
        <w:r w:rsidR="004B2024" w:rsidRPr="00705526">
          <w:rPr>
            <w:rFonts w:ascii="Calibri" w:hAnsi="Calibri" w:cs="Calibri"/>
          </w:rPr>
          <w:t xml:space="preserve">Table </w:t>
        </w:r>
        <w:r w:rsidR="004B2024">
          <w:rPr>
            <w:rFonts w:ascii="Calibri" w:hAnsi="Calibri" w:cs="Calibri"/>
            <w:noProof/>
          </w:rPr>
          <w:t>2</w:t>
        </w:r>
      </w:ins>
      <w:del w:id="113" w:author="YouQuan Neu (yqn1e23)" w:date="2025-12-26T14:16:00Z" w16du:dateUtc="2025-12-26T06:16:00Z">
        <w:r w:rsidRPr="00705526" w:rsidDel="004B2024">
          <w:rPr>
            <w:rFonts w:ascii="Calibri" w:hAnsi="Calibri" w:cs="Calibri"/>
          </w:rPr>
          <w:delText xml:space="preserve">Table </w:delText>
        </w:r>
        <w:r w:rsidRPr="00705526" w:rsidDel="004B2024">
          <w:rPr>
            <w:rFonts w:ascii="Calibri" w:hAnsi="Calibri" w:cs="Calibri"/>
            <w:noProof/>
          </w:rPr>
          <w:delText>2</w:delText>
        </w:r>
      </w:del>
      <w:r w:rsidRPr="00705526">
        <w:rPr>
          <w:rFonts w:ascii="Calibri" w:hAnsi="Calibri" w:cs="Calibri"/>
        </w:rPr>
        <w:fldChar w:fldCharType="end"/>
      </w:r>
      <w:r w:rsidRPr="00705526">
        <w:rPr>
          <w:rFonts w:ascii="Calibri" w:hAnsi="Calibri" w:cs="Calibri"/>
        </w:rPr>
        <w:t xml:space="preserve">. </w:t>
      </w:r>
      <w:r w:rsidRPr="00705526">
        <w:rPr>
          <w:rFonts w:ascii="Calibri" w:hAnsi="Calibri" w:cs="Calibri"/>
        </w:rPr>
        <w:br w:type="page"/>
      </w:r>
    </w:p>
    <w:p w14:paraId="5E2EDDE0" w14:textId="77777777" w:rsidR="00725ADB" w:rsidRPr="00705526" w:rsidRDefault="00725ADB" w:rsidP="00725ADB">
      <w:pPr>
        <w:pStyle w:val="Caption"/>
        <w:keepNext/>
        <w:rPr>
          <w:rFonts w:ascii="Calibri" w:hAnsi="Calibri" w:cs="Calibri"/>
          <w:sz w:val="24"/>
          <w:szCs w:val="24"/>
        </w:rPr>
      </w:pPr>
    </w:p>
    <w:p w14:paraId="4702CAFE" w14:textId="10B055DD" w:rsidR="00725ADB" w:rsidRPr="00705526" w:rsidRDefault="00725ADB" w:rsidP="00725ADB">
      <w:pPr>
        <w:pStyle w:val="Caption"/>
        <w:keepNext/>
        <w:rPr>
          <w:rFonts w:ascii="Calibri" w:hAnsi="Calibri" w:cs="Calibri"/>
          <w:sz w:val="24"/>
          <w:szCs w:val="24"/>
        </w:rPr>
      </w:pPr>
      <w:bookmarkStart w:id="114" w:name="_Ref217403407"/>
      <w:r w:rsidRPr="00705526">
        <w:rPr>
          <w:rFonts w:ascii="Calibri" w:hAnsi="Calibri" w:cs="Calibri"/>
          <w:sz w:val="24"/>
          <w:szCs w:val="24"/>
        </w:rPr>
        <w:t xml:space="preserve">Table </w:t>
      </w:r>
      <w:r w:rsidRPr="00705526">
        <w:rPr>
          <w:rFonts w:ascii="Calibri" w:hAnsi="Calibri" w:cs="Calibri"/>
          <w:sz w:val="24"/>
          <w:szCs w:val="24"/>
        </w:rPr>
        <w:fldChar w:fldCharType="begin"/>
      </w:r>
      <w:r w:rsidRPr="00705526">
        <w:rPr>
          <w:rFonts w:ascii="Calibri" w:hAnsi="Calibri" w:cs="Calibri"/>
          <w:sz w:val="24"/>
          <w:szCs w:val="24"/>
        </w:rPr>
        <w:instrText xml:space="preserve"> SEQ Table \* ARABIC </w:instrText>
      </w:r>
      <w:r w:rsidRPr="00705526">
        <w:rPr>
          <w:rFonts w:ascii="Calibri" w:hAnsi="Calibri" w:cs="Calibri"/>
          <w:sz w:val="24"/>
          <w:szCs w:val="24"/>
        </w:rPr>
        <w:fldChar w:fldCharType="separate"/>
      </w:r>
      <w:r w:rsidR="004B2024">
        <w:rPr>
          <w:rFonts w:ascii="Calibri" w:hAnsi="Calibri" w:cs="Calibri"/>
          <w:noProof/>
          <w:sz w:val="24"/>
          <w:szCs w:val="24"/>
        </w:rPr>
        <w:t>1</w:t>
      </w:r>
      <w:r w:rsidRPr="00705526">
        <w:rPr>
          <w:rFonts w:ascii="Calibri" w:hAnsi="Calibri" w:cs="Calibri"/>
          <w:sz w:val="24"/>
          <w:szCs w:val="24"/>
        </w:rPr>
        <w:fldChar w:fldCharType="end"/>
      </w:r>
      <w:bookmarkEnd w:id="114"/>
      <w:r w:rsidRPr="00705526">
        <w:rPr>
          <w:rFonts w:ascii="Calibri" w:hAnsi="Calibri" w:cs="Calibri"/>
          <w:sz w:val="24"/>
          <w:szCs w:val="24"/>
        </w:rPr>
        <w:t>. Dataset Information</w:t>
      </w:r>
    </w:p>
    <w:tbl>
      <w:tblPr>
        <w:tblpPr w:leftFromText="180" w:rightFromText="180" w:vertAnchor="text" w:horzAnchor="margin" w:tblpXSpec="center" w:tblpY="165"/>
        <w:tblW w:w="10348" w:type="dxa"/>
        <w:tblLook w:val="04A0" w:firstRow="1" w:lastRow="0" w:firstColumn="1" w:lastColumn="0" w:noHBand="0" w:noVBand="1"/>
      </w:tblPr>
      <w:tblGrid>
        <w:gridCol w:w="560"/>
        <w:gridCol w:w="439"/>
        <w:gridCol w:w="3537"/>
        <w:gridCol w:w="993"/>
        <w:gridCol w:w="2835"/>
        <w:gridCol w:w="1984"/>
      </w:tblGrid>
      <w:tr w:rsidR="00725ADB" w:rsidRPr="00705526" w14:paraId="0FE3478B" w14:textId="77777777" w:rsidTr="009E4B1F">
        <w:trPr>
          <w:trHeight w:val="270"/>
        </w:trPr>
        <w:tc>
          <w:tcPr>
            <w:tcW w:w="560" w:type="dxa"/>
            <w:tcBorders>
              <w:top w:val="nil"/>
              <w:left w:val="nil"/>
              <w:bottom w:val="double" w:sz="6" w:space="0" w:color="auto"/>
              <w:right w:val="nil"/>
            </w:tcBorders>
            <w:noWrap/>
            <w:textDirection w:val="btLr"/>
            <w:vAlign w:val="center"/>
            <w:hideMark/>
          </w:tcPr>
          <w:p w14:paraId="51324C5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double" w:sz="6" w:space="0" w:color="auto"/>
              <w:right w:val="nil"/>
            </w:tcBorders>
            <w:noWrap/>
            <w:vAlign w:val="center"/>
            <w:hideMark/>
          </w:tcPr>
          <w:p w14:paraId="11A765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3537" w:type="dxa"/>
            <w:tcBorders>
              <w:top w:val="nil"/>
              <w:left w:val="nil"/>
              <w:bottom w:val="double" w:sz="6" w:space="0" w:color="auto"/>
              <w:right w:val="nil"/>
            </w:tcBorders>
            <w:noWrap/>
            <w:vAlign w:val="center"/>
            <w:hideMark/>
          </w:tcPr>
          <w:p w14:paraId="5DF9F650"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Feature</w:t>
            </w:r>
          </w:p>
        </w:tc>
        <w:tc>
          <w:tcPr>
            <w:tcW w:w="993" w:type="dxa"/>
            <w:tcBorders>
              <w:top w:val="nil"/>
              <w:left w:val="nil"/>
              <w:bottom w:val="double" w:sz="6" w:space="0" w:color="auto"/>
              <w:right w:val="nil"/>
            </w:tcBorders>
            <w:noWrap/>
            <w:vAlign w:val="center"/>
            <w:hideMark/>
          </w:tcPr>
          <w:p w14:paraId="596B50C6"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Type</w:t>
            </w:r>
          </w:p>
        </w:tc>
        <w:tc>
          <w:tcPr>
            <w:tcW w:w="2835" w:type="dxa"/>
            <w:tcBorders>
              <w:top w:val="nil"/>
              <w:left w:val="nil"/>
              <w:bottom w:val="double" w:sz="6" w:space="0" w:color="auto"/>
              <w:right w:val="nil"/>
            </w:tcBorders>
            <w:noWrap/>
            <w:vAlign w:val="center"/>
            <w:hideMark/>
          </w:tcPr>
          <w:p w14:paraId="0506A37C"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Description</w:t>
            </w:r>
          </w:p>
        </w:tc>
        <w:tc>
          <w:tcPr>
            <w:tcW w:w="1984" w:type="dxa"/>
            <w:tcBorders>
              <w:top w:val="nil"/>
              <w:left w:val="nil"/>
              <w:bottom w:val="double" w:sz="6" w:space="0" w:color="auto"/>
              <w:right w:val="nil"/>
            </w:tcBorders>
            <w:noWrap/>
            <w:vAlign w:val="center"/>
            <w:hideMark/>
          </w:tcPr>
          <w:p w14:paraId="6ABA8092"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Value / Unit</w:t>
            </w:r>
          </w:p>
        </w:tc>
      </w:tr>
      <w:tr w:rsidR="00725ADB" w:rsidRPr="00705526" w14:paraId="4D9898DE" w14:textId="77777777" w:rsidTr="009E4B1F">
        <w:trPr>
          <w:trHeight w:val="660"/>
        </w:trPr>
        <w:tc>
          <w:tcPr>
            <w:tcW w:w="560" w:type="dxa"/>
            <w:tcBorders>
              <w:top w:val="nil"/>
              <w:left w:val="nil"/>
              <w:bottom w:val="nil"/>
              <w:right w:val="nil"/>
            </w:tcBorders>
            <w:noWrap/>
            <w:textDirection w:val="btLr"/>
            <w:vAlign w:val="center"/>
            <w:hideMark/>
          </w:tcPr>
          <w:p w14:paraId="1D3C658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Target</w:t>
            </w:r>
          </w:p>
        </w:tc>
        <w:tc>
          <w:tcPr>
            <w:tcW w:w="439" w:type="dxa"/>
            <w:tcBorders>
              <w:top w:val="nil"/>
              <w:left w:val="nil"/>
              <w:bottom w:val="nil"/>
              <w:right w:val="nil"/>
            </w:tcBorders>
            <w:noWrap/>
            <w:vAlign w:val="center"/>
            <w:hideMark/>
          </w:tcPr>
          <w:p w14:paraId="3110CC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3537" w:type="dxa"/>
            <w:tcBorders>
              <w:top w:val="nil"/>
              <w:left w:val="nil"/>
              <w:bottom w:val="nil"/>
              <w:right w:val="nil"/>
            </w:tcBorders>
            <w:noWrap/>
            <w:vAlign w:val="center"/>
            <w:hideMark/>
          </w:tcPr>
          <w:p w14:paraId="6C711C4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Gallstone Status</w:t>
            </w:r>
          </w:p>
        </w:tc>
        <w:tc>
          <w:tcPr>
            <w:tcW w:w="993" w:type="dxa"/>
            <w:tcBorders>
              <w:top w:val="nil"/>
              <w:left w:val="nil"/>
              <w:bottom w:val="nil"/>
              <w:right w:val="nil"/>
            </w:tcBorders>
            <w:noWrap/>
            <w:vAlign w:val="center"/>
            <w:hideMark/>
          </w:tcPr>
          <w:p w14:paraId="4A5614C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6366DE7E"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Presence of Gallstone </w:t>
            </w:r>
          </w:p>
        </w:tc>
        <w:tc>
          <w:tcPr>
            <w:tcW w:w="1984" w:type="dxa"/>
            <w:tcBorders>
              <w:top w:val="nil"/>
              <w:left w:val="nil"/>
              <w:bottom w:val="nil"/>
              <w:right w:val="nil"/>
            </w:tcBorders>
            <w:noWrap/>
            <w:vAlign w:val="center"/>
            <w:hideMark/>
          </w:tcPr>
          <w:p w14:paraId="7C72725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5AEC8D3B" w14:textId="77777777" w:rsidTr="009E4B1F">
        <w:trPr>
          <w:trHeight w:val="255"/>
        </w:trPr>
        <w:tc>
          <w:tcPr>
            <w:tcW w:w="560" w:type="dxa"/>
            <w:vMerge w:val="restart"/>
            <w:tcBorders>
              <w:top w:val="single" w:sz="4" w:space="0" w:color="auto"/>
              <w:left w:val="nil"/>
              <w:bottom w:val="single" w:sz="4" w:space="0" w:color="000000"/>
              <w:right w:val="nil"/>
            </w:tcBorders>
            <w:textDirection w:val="btLr"/>
            <w:vAlign w:val="center"/>
            <w:hideMark/>
          </w:tcPr>
          <w:p w14:paraId="722D57D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Demographic Variables</w:t>
            </w:r>
          </w:p>
        </w:tc>
        <w:tc>
          <w:tcPr>
            <w:tcW w:w="439" w:type="dxa"/>
            <w:tcBorders>
              <w:top w:val="single" w:sz="4" w:space="0" w:color="auto"/>
              <w:left w:val="nil"/>
              <w:bottom w:val="nil"/>
              <w:right w:val="nil"/>
            </w:tcBorders>
            <w:noWrap/>
            <w:vAlign w:val="center"/>
            <w:hideMark/>
          </w:tcPr>
          <w:p w14:paraId="508F88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w:t>
            </w:r>
          </w:p>
        </w:tc>
        <w:tc>
          <w:tcPr>
            <w:tcW w:w="3537" w:type="dxa"/>
            <w:tcBorders>
              <w:top w:val="single" w:sz="4" w:space="0" w:color="auto"/>
              <w:left w:val="nil"/>
              <w:bottom w:val="nil"/>
              <w:right w:val="nil"/>
            </w:tcBorders>
            <w:noWrap/>
            <w:vAlign w:val="center"/>
            <w:hideMark/>
          </w:tcPr>
          <w:p w14:paraId="2D7E300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Age</w:t>
            </w:r>
          </w:p>
        </w:tc>
        <w:tc>
          <w:tcPr>
            <w:tcW w:w="993" w:type="dxa"/>
            <w:tcBorders>
              <w:top w:val="single" w:sz="4" w:space="0" w:color="auto"/>
              <w:left w:val="nil"/>
              <w:bottom w:val="nil"/>
              <w:right w:val="nil"/>
            </w:tcBorders>
            <w:noWrap/>
            <w:vAlign w:val="center"/>
            <w:hideMark/>
          </w:tcPr>
          <w:p w14:paraId="5D0637B1"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52935A64"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Age of the person</w:t>
            </w:r>
          </w:p>
        </w:tc>
        <w:tc>
          <w:tcPr>
            <w:tcW w:w="1984" w:type="dxa"/>
            <w:tcBorders>
              <w:top w:val="single" w:sz="4" w:space="0" w:color="auto"/>
              <w:left w:val="nil"/>
              <w:bottom w:val="nil"/>
              <w:right w:val="nil"/>
            </w:tcBorders>
            <w:noWrap/>
            <w:vAlign w:val="center"/>
            <w:hideMark/>
          </w:tcPr>
          <w:p w14:paraId="79FF870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Years</w:t>
            </w:r>
          </w:p>
        </w:tc>
      </w:tr>
      <w:tr w:rsidR="00725ADB" w:rsidRPr="00705526" w14:paraId="5C39F8A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FF3015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887A94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c>
          <w:tcPr>
            <w:tcW w:w="3537" w:type="dxa"/>
            <w:tcBorders>
              <w:top w:val="nil"/>
              <w:left w:val="nil"/>
              <w:bottom w:val="nil"/>
              <w:right w:val="nil"/>
            </w:tcBorders>
            <w:noWrap/>
            <w:vAlign w:val="center"/>
            <w:hideMark/>
          </w:tcPr>
          <w:p w14:paraId="3775922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Gender</w:t>
            </w:r>
          </w:p>
        </w:tc>
        <w:tc>
          <w:tcPr>
            <w:tcW w:w="993" w:type="dxa"/>
            <w:tcBorders>
              <w:top w:val="nil"/>
              <w:left w:val="nil"/>
              <w:bottom w:val="nil"/>
              <w:right w:val="nil"/>
            </w:tcBorders>
            <w:noWrap/>
            <w:vAlign w:val="center"/>
            <w:hideMark/>
          </w:tcPr>
          <w:p w14:paraId="3474FD6C"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072AD980"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Gender of the person</w:t>
            </w:r>
          </w:p>
        </w:tc>
        <w:tc>
          <w:tcPr>
            <w:tcW w:w="1984" w:type="dxa"/>
            <w:tcBorders>
              <w:top w:val="nil"/>
              <w:left w:val="nil"/>
              <w:bottom w:val="nil"/>
              <w:right w:val="nil"/>
            </w:tcBorders>
            <w:noWrap/>
            <w:vAlign w:val="center"/>
            <w:hideMark/>
          </w:tcPr>
          <w:p w14:paraId="11E6BEF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Male, 1: Female</w:t>
            </w:r>
          </w:p>
        </w:tc>
      </w:tr>
      <w:tr w:rsidR="00725ADB" w:rsidRPr="00705526" w14:paraId="6C44D40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7050B7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795A42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c>
          <w:tcPr>
            <w:tcW w:w="3537" w:type="dxa"/>
            <w:tcBorders>
              <w:top w:val="nil"/>
              <w:left w:val="nil"/>
              <w:bottom w:val="nil"/>
              <w:right w:val="nil"/>
            </w:tcBorders>
            <w:noWrap/>
            <w:vAlign w:val="center"/>
            <w:hideMark/>
          </w:tcPr>
          <w:p w14:paraId="22C84B4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Height</w:t>
            </w:r>
          </w:p>
        </w:tc>
        <w:tc>
          <w:tcPr>
            <w:tcW w:w="993" w:type="dxa"/>
            <w:tcBorders>
              <w:top w:val="nil"/>
              <w:left w:val="nil"/>
              <w:bottom w:val="nil"/>
              <w:right w:val="nil"/>
            </w:tcBorders>
            <w:noWrap/>
            <w:vAlign w:val="center"/>
            <w:hideMark/>
          </w:tcPr>
          <w:p w14:paraId="78FCE97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994573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Barefoot height</w:t>
            </w:r>
          </w:p>
        </w:tc>
        <w:tc>
          <w:tcPr>
            <w:tcW w:w="1984" w:type="dxa"/>
            <w:tcBorders>
              <w:top w:val="nil"/>
              <w:left w:val="nil"/>
              <w:bottom w:val="nil"/>
              <w:right w:val="nil"/>
            </w:tcBorders>
            <w:noWrap/>
            <w:vAlign w:val="center"/>
            <w:hideMark/>
          </w:tcPr>
          <w:p w14:paraId="6AE19CA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cm</w:t>
            </w:r>
          </w:p>
        </w:tc>
      </w:tr>
      <w:tr w:rsidR="00725ADB" w:rsidRPr="00705526" w14:paraId="08A4BCA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78693C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0DF98D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w:t>
            </w:r>
          </w:p>
        </w:tc>
        <w:tc>
          <w:tcPr>
            <w:tcW w:w="3537" w:type="dxa"/>
            <w:tcBorders>
              <w:top w:val="nil"/>
              <w:left w:val="nil"/>
              <w:bottom w:val="nil"/>
              <w:right w:val="nil"/>
            </w:tcBorders>
            <w:noWrap/>
            <w:vAlign w:val="center"/>
            <w:hideMark/>
          </w:tcPr>
          <w:p w14:paraId="4CF7A41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Weight</w:t>
            </w:r>
          </w:p>
        </w:tc>
        <w:tc>
          <w:tcPr>
            <w:tcW w:w="993" w:type="dxa"/>
            <w:tcBorders>
              <w:top w:val="nil"/>
              <w:left w:val="nil"/>
              <w:bottom w:val="nil"/>
              <w:right w:val="nil"/>
            </w:tcBorders>
            <w:noWrap/>
            <w:vAlign w:val="center"/>
            <w:hideMark/>
          </w:tcPr>
          <w:p w14:paraId="535E9F28"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700CA01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Body weight with thin clothing </w:t>
            </w:r>
          </w:p>
        </w:tc>
        <w:tc>
          <w:tcPr>
            <w:tcW w:w="1984" w:type="dxa"/>
            <w:tcBorders>
              <w:top w:val="nil"/>
              <w:left w:val="nil"/>
              <w:bottom w:val="nil"/>
              <w:right w:val="nil"/>
            </w:tcBorders>
            <w:noWrap/>
            <w:vAlign w:val="center"/>
            <w:hideMark/>
          </w:tcPr>
          <w:p w14:paraId="2F66750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5A0298EF"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2E6191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405DCA6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w:t>
            </w:r>
          </w:p>
        </w:tc>
        <w:tc>
          <w:tcPr>
            <w:tcW w:w="3537" w:type="dxa"/>
            <w:tcBorders>
              <w:top w:val="nil"/>
              <w:left w:val="nil"/>
              <w:bottom w:val="single" w:sz="4" w:space="0" w:color="auto"/>
              <w:right w:val="nil"/>
            </w:tcBorders>
            <w:noWrap/>
            <w:vAlign w:val="center"/>
            <w:hideMark/>
          </w:tcPr>
          <w:p w14:paraId="692A574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Mass Index (BMI)</w:t>
            </w:r>
          </w:p>
        </w:tc>
        <w:tc>
          <w:tcPr>
            <w:tcW w:w="993" w:type="dxa"/>
            <w:tcBorders>
              <w:top w:val="nil"/>
              <w:left w:val="nil"/>
              <w:bottom w:val="single" w:sz="4" w:space="0" w:color="auto"/>
              <w:right w:val="nil"/>
            </w:tcBorders>
            <w:noWrap/>
            <w:vAlign w:val="center"/>
            <w:hideMark/>
          </w:tcPr>
          <w:p w14:paraId="186285A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16AD0E43"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Weight / Height²</w:t>
            </w:r>
          </w:p>
        </w:tc>
        <w:tc>
          <w:tcPr>
            <w:tcW w:w="1984" w:type="dxa"/>
            <w:tcBorders>
              <w:top w:val="nil"/>
              <w:left w:val="nil"/>
              <w:bottom w:val="single" w:sz="4" w:space="0" w:color="auto"/>
              <w:right w:val="nil"/>
            </w:tcBorders>
            <w:noWrap/>
            <w:vAlign w:val="center"/>
            <w:hideMark/>
          </w:tcPr>
          <w:p w14:paraId="0808F09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kg/m²</w:t>
            </w:r>
          </w:p>
        </w:tc>
      </w:tr>
      <w:tr w:rsidR="00725ADB" w:rsidRPr="00705526" w14:paraId="6C54E51A" w14:textId="77777777" w:rsidTr="009E4B1F">
        <w:trPr>
          <w:trHeight w:val="300"/>
        </w:trPr>
        <w:tc>
          <w:tcPr>
            <w:tcW w:w="560" w:type="dxa"/>
            <w:vMerge w:val="restart"/>
            <w:tcBorders>
              <w:top w:val="nil"/>
              <w:left w:val="nil"/>
              <w:bottom w:val="nil"/>
              <w:right w:val="nil"/>
            </w:tcBorders>
            <w:textDirection w:val="btLr"/>
            <w:vAlign w:val="center"/>
            <w:hideMark/>
          </w:tcPr>
          <w:p w14:paraId="30B1FEF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Medical History</w:t>
            </w:r>
          </w:p>
        </w:tc>
        <w:tc>
          <w:tcPr>
            <w:tcW w:w="439" w:type="dxa"/>
            <w:tcBorders>
              <w:top w:val="nil"/>
              <w:left w:val="nil"/>
              <w:bottom w:val="nil"/>
              <w:right w:val="nil"/>
            </w:tcBorders>
            <w:noWrap/>
            <w:vAlign w:val="center"/>
            <w:hideMark/>
          </w:tcPr>
          <w:p w14:paraId="378FF48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w:t>
            </w:r>
          </w:p>
        </w:tc>
        <w:tc>
          <w:tcPr>
            <w:tcW w:w="3537" w:type="dxa"/>
            <w:tcBorders>
              <w:top w:val="nil"/>
              <w:left w:val="nil"/>
              <w:bottom w:val="nil"/>
              <w:right w:val="nil"/>
            </w:tcBorders>
            <w:noWrap/>
            <w:vAlign w:val="center"/>
            <w:hideMark/>
          </w:tcPr>
          <w:p w14:paraId="28A5610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Comorbidity</w:t>
            </w:r>
          </w:p>
        </w:tc>
        <w:tc>
          <w:tcPr>
            <w:tcW w:w="993" w:type="dxa"/>
            <w:tcBorders>
              <w:top w:val="nil"/>
              <w:left w:val="nil"/>
              <w:bottom w:val="nil"/>
              <w:right w:val="nil"/>
            </w:tcBorders>
            <w:noWrap/>
            <w:vAlign w:val="center"/>
            <w:hideMark/>
          </w:tcPr>
          <w:p w14:paraId="6B87E59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577EC2F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Concomitant diseases</w:t>
            </w:r>
          </w:p>
        </w:tc>
        <w:tc>
          <w:tcPr>
            <w:tcW w:w="1984" w:type="dxa"/>
            <w:tcBorders>
              <w:top w:val="nil"/>
              <w:left w:val="nil"/>
              <w:bottom w:val="nil"/>
              <w:right w:val="nil"/>
            </w:tcBorders>
            <w:noWrap/>
            <w:vAlign w:val="center"/>
            <w:hideMark/>
          </w:tcPr>
          <w:p w14:paraId="350A6F1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4D8926AB" w14:textId="77777777" w:rsidTr="009E4B1F">
        <w:trPr>
          <w:trHeight w:val="255"/>
        </w:trPr>
        <w:tc>
          <w:tcPr>
            <w:tcW w:w="560" w:type="dxa"/>
            <w:vMerge/>
            <w:tcBorders>
              <w:top w:val="nil"/>
              <w:left w:val="nil"/>
              <w:bottom w:val="nil"/>
              <w:right w:val="nil"/>
            </w:tcBorders>
            <w:vAlign w:val="center"/>
            <w:hideMark/>
          </w:tcPr>
          <w:p w14:paraId="0FE5FA2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4BB613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w:t>
            </w:r>
          </w:p>
        </w:tc>
        <w:tc>
          <w:tcPr>
            <w:tcW w:w="3537" w:type="dxa"/>
            <w:tcBorders>
              <w:top w:val="nil"/>
              <w:left w:val="nil"/>
              <w:bottom w:val="nil"/>
              <w:right w:val="nil"/>
            </w:tcBorders>
            <w:noWrap/>
            <w:vAlign w:val="center"/>
            <w:hideMark/>
          </w:tcPr>
          <w:p w14:paraId="238C94A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Coronary Artery Disease (CAD)</w:t>
            </w:r>
          </w:p>
        </w:tc>
        <w:tc>
          <w:tcPr>
            <w:tcW w:w="993" w:type="dxa"/>
            <w:tcBorders>
              <w:top w:val="nil"/>
              <w:left w:val="nil"/>
              <w:bottom w:val="nil"/>
              <w:right w:val="nil"/>
            </w:tcBorders>
            <w:noWrap/>
            <w:vAlign w:val="center"/>
            <w:hideMark/>
          </w:tcPr>
          <w:p w14:paraId="632EB9AE"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1296363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Cardiovascular disease</w:t>
            </w:r>
          </w:p>
        </w:tc>
        <w:tc>
          <w:tcPr>
            <w:tcW w:w="1984" w:type="dxa"/>
            <w:tcBorders>
              <w:top w:val="nil"/>
              <w:left w:val="nil"/>
              <w:bottom w:val="nil"/>
              <w:right w:val="nil"/>
            </w:tcBorders>
            <w:noWrap/>
            <w:vAlign w:val="center"/>
            <w:hideMark/>
          </w:tcPr>
          <w:p w14:paraId="27AA5B9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78E988E8" w14:textId="77777777" w:rsidTr="009E4B1F">
        <w:trPr>
          <w:trHeight w:val="255"/>
        </w:trPr>
        <w:tc>
          <w:tcPr>
            <w:tcW w:w="560" w:type="dxa"/>
            <w:vMerge/>
            <w:tcBorders>
              <w:top w:val="nil"/>
              <w:left w:val="nil"/>
              <w:bottom w:val="nil"/>
              <w:right w:val="nil"/>
            </w:tcBorders>
            <w:vAlign w:val="center"/>
            <w:hideMark/>
          </w:tcPr>
          <w:p w14:paraId="219D546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2BBBA49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3537" w:type="dxa"/>
            <w:tcBorders>
              <w:top w:val="nil"/>
              <w:left w:val="nil"/>
              <w:bottom w:val="nil"/>
              <w:right w:val="nil"/>
            </w:tcBorders>
            <w:noWrap/>
            <w:vAlign w:val="center"/>
            <w:hideMark/>
          </w:tcPr>
          <w:p w14:paraId="58A554D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Hypothyroidism</w:t>
            </w:r>
          </w:p>
        </w:tc>
        <w:tc>
          <w:tcPr>
            <w:tcW w:w="993" w:type="dxa"/>
            <w:tcBorders>
              <w:top w:val="nil"/>
              <w:left w:val="nil"/>
              <w:bottom w:val="nil"/>
              <w:right w:val="nil"/>
            </w:tcBorders>
            <w:noWrap/>
            <w:vAlign w:val="center"/>
            <w:hideMark/>
          </w:tcPr>
          <w:p w14:paraId="59B5D51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2FBBAFC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Underactive thyroid gland</w:t>
            </w:r>
          </w:p>
        </w:tc>
        <w:tc>
          <w:tcPr>
            <w:tcW w:w="1984" w:type="dxa"/>
            <w:tcBorders>
              <w:top w:val="nil"/>
              <w:left w:val="nil"/>
              <w:bottom w:val="nil"/>
              <w:right w:val="nil"/>
            </w:tcBorders>
            <w:noWrap/>
            <w:vAlign w:val="center"/>
            <w:hideMark/>
          </w:tcPr>
          <w:p w14:paraId="4E539E3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53C7CC23" w14:textId="77777777" w:rsidTr="009E4B1F">
        <w:trPr>
          <w:trHeight w:val="255"/>
        </w:trPr>
        <w:tc>
          <w:tcPr>
            <w:tcW w:w="560" w:type="dxa"/>
            <w:vMerge/>
            <w:tcBorders>
              <w:top w:val="nil"/>
              <w:left w:val="nil"/>
              <w:bottom w:val="nil"/>
              <w:right w:val="nil"/>
            </w:tcBorders>
            <w:vAlign w:val="center"/>
            <w:hideMark/>
          </w:tcPr>
          <w:p w14:paraId="32361F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16F98B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w:t>
            </w:r>
          </w:p>
        </w:tc>
        <w:tc>
          <w:tcPr>
            <w:tcW w:w="3537" w:type="dxa"/>
            <w:tcBorders>
              <w:top w:val="nil"/>
              <w:left w:val="nil"/>
              <w:bottom w:val="nil"/>
              <w:right w:val="nil"/>
            </w:tcBorders>
            <w:noWrap/>
            <w:vAlign w:val="center"/>
            <w:hideMark/>
          </w:tcPr>
          <w:p w14:paraId="1142DE7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Hyperlipidemia</w:t>
            </w:r>
            <w:proofErr w:type="spellEnd"/>
          </w:p>
        </w:tc>
        <w:tc>
          <w:tcPr>
            <w:tcW w:w="993" w:type="dxa"/>
            <w:tcBorders>
              <w:top w:val="nil"/>
              <w:left w:val="nil"/>
              <w:bottom w:val="nil"/>
              <w:right w:val="nil"/>
            </w:tcBorders>
            <w:noWrap/>
            <w:vAlign w:val="center"/>
            <w:hideMark/>
          </w:tcPr>
          <w:p w14:paraId="4D5CDB8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7E5EF6F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High levels of fat in the blood</w:t>
            </w:r>
          </w:p>
        </w:tc>
        <w:tc>
          <w:tcPr>
            <w:tcW w:w="1984" w:type="dxa"/>
            <w:tcBorders>
              <w:top w:val="nil"/>
              <w:left w:val="nil"/>
              <w:bottom w:val="nil"/>
              <w:right w:val="nil"/>
            </w:tcBorders>
            <w:noWrap/>
            <w:vAlign w:val="center"/>
            <w:hideMark/>
          </w:tcPr>
          <w:p w14:paraId="1C35B75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7C15022E" w14:textId="77777777" w:rsidTr="009E4B1F">
        <w:trPr>
          <w:trHeight w:val="255"/>
        </w:trPr>
        <w:tc>
          <w:tcPr>
            <w:tcW w:w="560" w:type="dxa"/>
            <w:vMerge/>
            <w:tcBorders>
              <w:top w:val="nil"/>
              <w:left w:val="nil"/>
              <w:bottom w:val="nil"/>
              <w:right w:val="nil"/>
            </w:tcBorders>
            <w:vAlign w:val="center"/>
            <w:hideMark/>
          </w:tcPr>
          <w:p w14:paraId="32EF4F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21D36E5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w:t>
            </w:r>
          </w:p>
        </w:tc>
        <w:tc>
          <w:tcPr>
            <w:tcW w:w="3537" w:type="dxa"/>
            <w:tcBorders>
              <w:top w:val="nil"/>
              <w:left w:val="nil"/>
              <w:bottom w:val="nil"/>
              <w:right w:val="nil"/>
            </w:tcBorders>
            <w:noWrap/>
            <w:vAlign w:val="center"/>
            <w:hideMark/>
          </w:tcPr>
          <w:p w14:paraId="473BCCA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Diabetes Mellitus (DM)</w:t>
            </w:r>
          </w:p>
        </w:tc>
        <w:tc>
          <w:tcPr>
            <w:tcW w:w="993" w:type="dxa"/>
            <w:tcBorders>
              <w:top w:val="nil"/>
              <w:left w:val="nil"/>
              <w:bottom w:val="nil"/>
              <w:right w:val="nil"/>
            </w:tcBorders>
            <w:noWrap/>
            <w:vAlign w:val="center"/>
            <w:hideMark/>
          </w:tcPr>
          <w:p w14:paraId="5C27EBF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0294BB9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High blood sugar</w:t>
            </w:r>
          </w:p>
        </w:tc>
        <w:tc>
          <w:tcPr>
            <w:tcW w:w="1984" w:type="dxa"/>
            <w:tcBorders>
              <w:top w:val="nil"/>
              <w:left w:val="nil"/>
              <w:bottom w:val="nil"/>
              <w:right w:val="nil"/>
            </w:tcBorders>
            <w:noWrap/>
            <w:vAlign w:val="center"/>
            <w:hideMark/>
          </w:tcPr>
          <w:p w14:paraId="1EECC38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0383B0DB" w14:textId="77777777" w:rsidTr="009E4B1F">
        <w:trPr>
          <w:trHeight w:val="300"/>
        </w:trPr>
        <w:tc>
          <w:tcPr>
            <w:tcW w:w="560" w:type="dxa"/>
            <w:vMerge w:val="restart"/>
            <w:tcBorders>
              <w:top w:val="single" w:sz="4" w:space="0" w:color="auto"/>
              <w:left w:val="nil"/>
              <w:bottom w:val="single" w:sz="4" w:space="0" w:color="000000"/>
              <w:right w:val="nil"/>
            </w:tcBorders>
            <w:noWrap/>
            <w:textDirection w:val="btLr"/>
            <w:vAlign w:val="center"/>
            <w:hideMark/>
          </w:tcPr>
          <w:p w14:paraId="4D01992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Bioimpedance (BIA)</w:t>
            </w:r>
          </w:p>
        </w:tc>
        <w:tc>
          <w:tcPr>
            <w:tcW w:w="439" w:type="dxa"/>
            <w:tcBorders>
              <w:top w:val="single" w:sz="4" w:space="0" w:color="auto"/>
              <w:left w:val="nil"/>
              <w:bottom w:val="nil"/>
              <w:right w:val="nil"/>
            </w:tcBorders>
            <w:noWrap/>
            <w:vAlign w:val="center"/>
            <w:hideMark/>
          </w:tcPr>
          <w:p w14:paraId="515CF2C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w:t>
            </w:r>
          </w:p>
        </w:tc>
        <w:tc>
          <w:tcPr>
            <w:tcW w:w="3537" w:type="dxa"/>
            <w:tcBorders>
              <w:top w:val="single" w:sz="4" w:space="0" w:color="auto"/>
              <w:left w:val="nil"/>
              <w:bottom w:val="nil"/>
              <w:right w:val="nil"/>
            </w:tcBorders>
            <w:noWrap/>
            <w:vAlign w:val="center"/>
            <w:hideMark/>
          </w:tcPr>
          <w:p w14:paraId="75DAFAC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Water (TBW)</w:t>
            </w:r>
          </w:p>
        </w:tc>
        <w:tc>
          <w:tcPr>
            <w:tcW w:w="993" w:type="dxa"/>
            <w:tcBorders>
              <w:top w:val="single" w:sz="4" w:space="0" w:color="auto"/>
              <w:left w:val="nil"/>
              <w:bottom w:val="nil"/>
              <w:right w:val="nil"/>
            </w:tcBorders>
            <w:noWrap/>
            <w:vAlign w:val="center"/>
            <w:hideMark/>
          </w:tcPr>
          <w:p w14:paraId="6CD2DA56"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700F0AC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Total water in the body </w:t>
            </w:r>
          </w:p>
        </w:tc>
        <w:tc>
          <w:tcPr>
            <w:tcW w:w="1984" w:type="dxa"/>
            <w:tcBorders>
              <w:top w:val="single" w:sz="4" w:space="0" w:color="auto"/>
              <w:left w:val="nil"/>
              <w:bottom w:val="nil"/>
              <w:right w:val="nil"/>
            </w:tcBorders>
            <w:noWrap/>
            <w:vAlign w:val="center"/>
            <w:hideMark/>
          </w:tcPr>
          <w:p w14:paraId="0C1E5A8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43BF7BEC"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6E2483C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9E0F2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w:t>
            </w:r>
          </w:p>
        </w:tc>
        <w:tc>
          <w:tcPr>
            <w:tcW w:w="3537" w:type="dxa"/>
            <w:tcBorders>
              <w:top w:val="nil"/>
              <w:left w:val="nil"/>
              <w:bottom w:val="nil"/>
              <w:right w:val="nil"/>
            </w:tcBorders>
            <w:noWrap/>
            <w:vAlign w:val="center"/>
            <w:hideMark/>
          </w:tcPr>
          <w:p w14:paraId="15C2927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Water (ECW)</w:t>
            </w:r>
          </w:p>
        </w:tc>
        <w:tc>
          <w:tcPr>
            <w:tcW w:w="993" w:type="dxa"/>
            <w:tcBorders>
              <w:top w:val="nil"/>
              <w:left w:val="nil"/>
              <w:bottom w:val="nil"/>
              <w:right w:val="nil"/>
            </w:tcBorders>
            <w:noWrap/>
            <w:vAlign w:val="center"/>
            <w:hideMark/>
          </w:tcPr>
          <w:p w14:paraId="647A249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CDA9FA1"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Total Extracellular water</w:t>
            </w:r>
          </w:p>
        </w:tc>
        <w:tc>
          <w:tcPr>
            <w:tcW w:w="1984" w:type="dxa"/>
            <w:tcBorders>
              <w:top w:val="nil"/>
              <w:left w:val="nil"/>
              <w:bottom w:val="nil"/>
              <w:right w:val="nil"/>
            </w:tcBorders>
            <w:noWrap/>
            <w:vAlign w:val="center"/>
            <w:hideMark/>
          </w:tcPr>
          <w:p w14:paraId="2A2AB71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AC0350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401E2E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76A8D6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w:t>
            </w:r>
          </w:p>
        </w:tc>
        <w:tc>
          <w:tcPr>
            <w:tcW w:w="3537" w:type="dxa"/>
            <w:tcBorders>
              <w:top w:val="nil"/>
              <w:left w:val="nil"/>
              <w:bottom w:val="nil"/>
              <w:right w:val="nil"/>
            </w:tcBorders>
            <w:noWrap/>
            <w:vAlign w:val="center"/>
            <w:hideMark/>
          </w:tcPr>
          <w:p w14:paraId="4DBFD8A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Intracellular Water (ICW)</w:t>
            </w:r>
          </w:p>
        </w:tc>
        <w:tc>
          <w:tcPr>
            <w:tcW w:w="993" w:type="dxa"/>
            <w:tcBorders>
              <w:top w:val="nil"/>
              <w:left w:val="nil"/>
              <w:bottom w:val="nil"/>
              <w:right w:val="nil"/>
            </w:tcBorders>
            <w:noWrap/>
            <w:vAlign w:val="center"/>
            <w:hideMark/>
          </w:tcPr>
          <w:p w14:paraId="53E73A8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8BD78A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Total Intracellular water</w:t>
            </w:r>
          </w:p>
        </w:tc>
        <w:tc>
          <w:tcPr>
            <w:tcW w:w="1984" w:type="dxa"/>
            <w:tcBorders>
              <w:top w:val="nil"/>
              <w:left w:val="nil"/>
              <w:bottom w:val="nil"/>
              <w:right w:val="nil"/>
            </w:tcBorders>
            <w:noWrap/>
            <w:vAlign w:val="center"/>
            <w:hideMark/>
          </w:tcPr>
          <w:p w14:paraId="47C990A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DCB3BE8"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ABF5B3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A1BD2C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w:t>
            </w:r>
          </w:p>
        </w:tc>
        <w:tc>
          <w:tcPr>
            <w:tcW w:w="3537" w:type="dxa"/>
            <w:tcBorders>
              <w:top w:val="nil"/>
              <w:left w:val="nil"/>
              <w:bottom w:val="nil"/>
              <w:right w:val="nil"/>
            </w:tcBorders>
            <w:noWrap/>
            <w:vAlign w:val="center"/>
            <w:hideMark/>
          </w:tcPr>
          <w:p w14:paraId="18720F2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Fluid/Total Body Water (ECF/TBW)</w:t>
            </w:r>
          </w:p>
        </w:tc>
        <w:tc>
          <w:tcPr>
            <w:tcW w:w="993" w:type="dxa"/>
            <w:tcBorders>
              <w:top w:val="nil"/>
              <w:left w:val="nil"/>
              <w:bottom w:val="nil"/>
              <w:right w:val="nil"/>
            </w:tcBorders>
            <w:noWrap/>
            <w:vAlign w:val="center"/>
            <w:hideMark/>
          </w:tcPr>
          <w:p w14:paraId="6ABC5CE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744EEE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Edema</w:t>
            </w:r>
            <w:proofErr w:type="spellEnd"/>
            <w:r w:rsidRPr="00705526">
              <w:rPr>
                <w:rFonts w:ascii="Calibri" w:eastAsia="Times New Roman" w:hAnsi="Calibri" w:cs="Calibri"/>
                <w:color w:val="000000"/>
                <w:kern w:val="0"/>
                <w:sz w:val="20"/>
                <w:szCs w:val="20"/>
                <w14:ligatures w14:val="none"/>
              </w:rPr>
              <w:t xml:space="preserve"> Index</w:t>
            </w:r>
          </w:p>
        </w:tc>
        <w:tc>
          <w:tcPr>
            <w:tcW w:w="1984" w:type="dxa"/>
            <w:tcBorders>
              <w:top w:val="nil"/>
              <w:left w:val="nil"/>
              <w:bottom w:val="nil"/>
              <w:right w:val="nil"/>
            </w:tcBorders>
            <w:noWrap/>
            <w:vAlign w:val="center"/>
            <w:hideMark/>
          </w:tcPr>
          <w:p w14:paraId="0A8EA7E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
        </w:tc>
      </w:tr>
      <w:tr w:rsidR="00725ADB" w:rsidRPr="00705526" w14:paraId="4F537755"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18C5EC9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C12A8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w:t>
            </w:r>
          </w:p>
        </w:tc>
        <w:tc>
          <w:tcPr>
            <w:tcW w:w="3537" w:type="dxa"/>
            <w:tcBorders>
              <w:top w:val="nil"/>
              <w:left w:val="nil"/>
              <w:bottom w:val="nil"/>
              <w:right w:val="nil"/>
            </w:tcBorders>
            <w:noWrap/>
            <w:vAlign w:val="center"/>
            <w:hideMark/>
          </w:tcPr>
          <w:p w14:paraId="72C638A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Fat Ratio (TBFR)</w:t>
            </w:r>
          </w:p>
        </w:tc>
        <w:tc>
          <w:tcPr>
            <w:tcW w:w="993" w:type="dxa"/>
            <w:tcBorders>
              <w:top w:val="nil"/>
              <w:left w:val="nil"/>
              <w:bottom w:val="nil"/>
              <w:right w:val="nil"/>
            </w:tcBorders>
            <w:noWrap/>
            <w:vAlign w:val="center"/>
            <w:hideMark/>
          </w:tcPr>
          <w:p w14:paraId="3978BD48"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8023FCE"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Total fat content</w:t>
            </w:r>
          </w:p>
        </w:tc>
        <w:tc>
          <w:tcPr>
            <w:tcW w:w="1984" w:type="dxa"/>
            <w:tcBorders>
              <w:top w:val="nil"/>
              <w:left w:val="nil"/>
              <w:bottom w:val="nil"/>
              <w:right w:val="nil"/>
            </w:tcBorders>
            <w:noWrap/>
            <w:vAlign w:val="center"/>
            <w:hideMark/>
          </w:tcPr>
          <w:p w14:paraId="3956BB1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09A661ED"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015D0E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FFBB2F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w:t>
            </w:r>
          </w:p>
        </w:tc>
        <w:tc>
          <w:tcPr>
            <w:tcW w:w="3537" w:type="dxa"/>
            <w:tcBorders>
              <w:top w:val="nil"/>
              <w:left w:val="nil"/>
              <w:bottom w:val="nil"/>
              <w:right w:val="nil"/>
            </w:tcBorders>
            <w:noWrap/>
            <w:vAlign w:val="center"/>
            <w:hideMark/>
          </w:tcPr>
          <w:p w14:paraId="260C818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Lean Mass (LM)</w:t>
            </w:r>
          </w:p>
        </w:tc>
        <w:tc>
          <w:tcPr>
            <w:tcW w:w="993" w:type="dxa"/>
            <w:tcBorders>
              <w:top w:val="nil"/>
              <w:left w:val="nil"/>
              <w:bottom w:val="nil"/>
              <w:right w:val="nil"/>
            </w:tcBorders>
            <w:noWrap/>
            <w:vAlign w:val="center"/>
            <w:hideMark/>
          </w:tcPr>
          <w:p w14:paraId="48D2A21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3A20C99"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Lean body mass</w:t>
            </w:r>
          </w:p>
        </w:tc>
        <w:tc>
          <w:tcPr>
            <w:tcW w:w="1984" w:type="dxa"/>
            <w:tcBorders>
              <w:top w:val="nil"/>
              <w:left w:val="nil"/>
              <w:bottom w:val="nil"/>
              <w:right w:val="nil"/>
            </w:tcBorders>
            <w:noWrap/>
            <w:vAlign w:val="center"/>
            <w:hideMark/>
          </w:tcPr>
          <w:p w14:paraId="0ACA302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574AC4FA"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F076A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A7D8F2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w:t>
            </w:r>
          </w:p>
        </w:tc>
        <w:tc>
          <w:tcPr>
            <w:tcW w:w="3537" w:type="dxa"/>
            <w:tcBorders>
              <w:top w:val="nil"/>
              <w:left w:val="nil"/>
              <w:bottom w:val="nil"/>
              <w:right w:val="nil"/>
            </w:tcBorders>
            <w:noWrap/>
            <w:vAlign w:val="center"/>
            <w:hideMark/>
          </w:tcPr>
          <w:p w14:paraId="6DEAB29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Protein Content (Protein)</w:t>
            </w:r>
          </w:p>
        </w:tc>
        <w:tc>
          <w:tcPr>
            <w:tcW w:w="993" w:type="dxa"/>
            <w:tcBorders>
              <w:top w:val="nil"/>
              <w:left w:val="nil"/>
              <w:bottom w:val="nil"/>
              <w:right w:val="nil"/>
            </w:tcBorders>
            <w:noWrap/>
            <w:vAlign w:val="center"/>
            <w:hideMark/>
          </w:tcPr>
          <w:p w14:paraId="5FD27E1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93BD80D"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Protein content of the body</w:t>
            </w:r>
          </w:p>
        </w:tc>
        <w:tc>
          <w:tcPr>
            <w:tcW w:w="1984" w:type="dxa"/>
            <w:tcBorders>
              <w:top w:val="nil"/>
              <w:left w:val="nil"/>
              <w:bottom w:val="nil"/>
              <w:right w:val="nil"/>
            </w:tcBorders>
            <w:noWrap/>
            <w:vAlign w:val="center"/>
            <w:hideMark/>
          </w:tcPr>
          <w:p w14:paraId="77DC3E3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5704268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6A73894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D67510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w:t>
            </w:r>
          </w:p>
        </w:tc>
        <w:tc>
          <w:tcPr>
            <w:tcW w:w="3537" w:type="dxa"/>
            <w:tcBorders>
              <w:top w:val="nil"/>
              <w:left w:val="nil"/>
              <w:bottom w:val="nil"/>
              <w:right w:val="nil"/>
            </w:tcBorders>
            <w:noWrap/>
            <w:vAlign w:val="center"/>
            <w:hideMark/>
          </w:tcPr>
          <w:p w14:paraId="2F9D1FC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Rating (VFR)</w:t>
            </w:r>
          </w:p>
        </w:tc>
        <w:tc>
          <w:tcPr>
            <w:tcW w:w="993" w:type="dxa"/>
            <w:tcBorders>
              <w:top w:val="nil"/>
              <w:left w:val="nil"/>
              <w:bottom w:val="nil"/>
              <w:right w:val="nil"/>
            </w:tcBorders>
            <w:noWrap/>
            <w:vAlign w:val="center"/>
            <w:hideMark/>
          </w:tcPr>
          <w:p w14:paraId="39D9478C"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F9AA46B"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Visceral organ fat level</w:t>
            </w:r>
          </w:p>
        </w:tc>
        <w:tc>
          <w:tcPr>
            <w:tcW w:w="1984" w:type="dxa"/>
            <w:tcBorders>
              <w:top w:val="nil"/>
              <w:left w:val="nil"/>
              <w:bottom w:val="nil"/>
              <w:right w:val="nil"/>
            </w:tcBorders>
            <w:noWrap/>
            <w:vAlign w:val="center"/>
            <w:hideMark/>
          </w:tcPr>
          <w:p w14:paraId="4AA27F8D"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p>
        </w:tc>
      </w:tr>
      <w:tr w:rsidR="00725ADB" w:rsidRPr="00705526" w14:paraId="7C78E90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546EED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D46B5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w:t>
            </w:r>
          </w:p>
        </w:tc>
        <w:tc>
          <w:tcPr>
            <w:tcW w:w="3537" w:type="dxa"/>
            <w:tcBorders>
              <w:top w:val="nil"/>
              <w:left w:val="nil"/>
              <w:bottom w:val="nil"/>
              <w:right w:val="nil"/>
            </w:tcBorders>
            <w:noWrap/>
            <w:vAlign w:val="center"/>
            <w:hideMark/>
          </w:tcPr>
          <w:p w14:paraId="3C9DB8D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Bone Mass (BM)</w:t>
            </w:r>
          </w:p>
        </w:tc>
        <w:tc>
          <w:tcPr>
            <w:tcW w:w="993" w:type="dxa"/>
            <w:tcBorders>
              <w:top w:val="nil"/>
              <w:left w:val="nil"/>
              <w:bottom w:val="nil"/>
              <w:right w:val="nil"/>
            </w:tcBorders>
            <w:noWrap/>
            <w:vAlign w:val="center"/>
            <w:hideMark/>
          </w:tcPr>
          <w:p w14:paraId="09C85A76"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643123E"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 xml:space="preserve">Bone weight </w:t>
            </w:r>
          </w:p>
        </w:tc>
        <w:tc>
          <w:tcPr>
            <w:tcW w:w="1984" w:type="dxa"/>
            <w:tcBorders>
              <w:top w:val="nil"/>
              <w:left w:val="nil"/>
              <w:bottom w:val="nil"/>
              <w:right w:val="nil"/>
            </w:tcBorders>
            <w:noWrap/>
            <w:vAlign w:val="center"/>
            <w:hideMark/>
          </w:tcPr>
          <w:p w14:paraId="361FC94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3EB1266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5909BA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7AFC43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w:t>
            </w:r>
          </w:p>
        </w:tc>
        <w:tc>
          <w:tcPr>
            <w:tcW w:w="3537" w:type="dxa"/>
            <w:tcBorders>
              <w:top w:val="nil"/>
              <w:left w:val="nil"/>
              <w:bottom w:val="nil"/>
              <w:right w:val="nil"/>
            </w:tcBorders>
            <w:noWrap/>
            <w:vAlign w:val="center"/>
            <w:hideMark/>
          </w:tcPr>
          <w:p w14:paraId="0D07191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Muscle Mass (MM)</w:t>
            </w:r>
          </w:p>
        </w:tc>
        <w:tc>
          <w:tcPr>
            <w:tcW w:w="993" w:type="dxa"/>
            <w:tcBorders>
              <w:top w:val="nil"/>
              <w:left w:val="nil"/>
              <w:bottom w:val="nil"/>
              <w:right w:val="nil"/>
            </w:tcBorders>
            <w:noWrap/>
            <w:vAlign w:val="center"/>
            <w:hideMark/>
          </w:tcPr>
          <w:p w14:paraId="645A8083"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7F0116C6"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Amount of muscle</w:t>
            </w:r>
          </w:p>
        </w:tc>
        <w:tc>
          <w:tcPr>
            <w:tcW w:w="1984" w:type="dxa"/>
            <w:tcBorders>
              <w:top w:val="nil"/>
              <w:left w:val="nil"/>
              <w:bottom w:val="nil"/>
              <w:right w:val="nil"/>
            </w:tcBorders>
            <w:noWrap/>
            <w:vAlign w:val="center"/>
            <w:hideMark/>
          </w:tcPr>
          <w:p w14:paraId="67D3AD6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08E9FD6"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D1B4EA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BA451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w:t>
            </w:r>
          </w:p>
        </w:tc>
        <w:tc>
          <w:tcPr>
            <w:tcW w:w="3537" w:type="dxa"/>
            <w:tcBorders>
              <w:top w:val="nil"/>
              <w:left w:val="nil"/>
              <w:bottom w:val="nil"/>
              <w:right w:val="nil"/>
            </w:tcBorders>
            <w:noWrap/>
            <w:vAlign w:val="center"/>
            <w:hideMark/>
          </w:tcPr>
          <w:p w14:paraId="39C736E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Obesity</w:t>
            </w:r>
          </w:p>
        </w:tc>
        <w:tc>
          <w:tcPr>
            <w:tcW w:w="993" w:type="dxa"/>
            <w:tcBorders>
              <w:top w:val="nil"/>
              <w:left w:val="nil"/>
              <w:bottom w:val="nil"/>
              <w:right w:val="nil"/>
            </w:tcBorders>
            <w:noWrap/>
            <w:vAlign w:val="center"/>
            <w:hideMark/>
          </w:tcPr>
          <w:p w14:paraId="2A91C5BC"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55B8F4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Degree of obesity</w:t>
            </w:r>
          </w:p>
        </w:tc>
        <w:tc>
          <w:tcPr>
            <w:tcW w:w="1984" w:type="dxa"/>
            <w:tcBorders>
              <w:top w:val="nil"/>
              <w:left w:val="nil"/>
              <w:bottom w:val="nil"/>
              <w:right w:val="nil"/>
            </w:tcBorders>
            <w:noWrap/>
            <w:vAlign w:val="center"/>
            <w:hideMark/>
          </w:tcPr>
          <w:p w14:paraId="149418F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0C2E0ADA"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A96A1F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FD1718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3537" w:type="dxa"/>
            <w:tcBorders>
              <w:top w:val="nil"/>
              <w:left w:val="nil"/>
              <w:bottom w:val="nil"/>
              <w:right w:val="nil"/>
            </w:tcBorders>
            <w:noWrap/>
            <w:vAlign w:val="center"/>
            <w:hideMark/>
          </w:tcPr>
          <w:p w14:paraId="70FD233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Fat Content (TFC)</w:t>
            </w:r>
          </w:p>
        </w:tc>
        <w:tc>
          <w:tcPr>
            <w:tcW w:w="993" w:type="dxa"/>
            <w:tcBorders>
              <w:top w:val="nil"/>
              <w:left w:val="nil"/>
              <w:bottom w:val="nil"/>
              <w:right w:val="nil"/>
            </w:tcBorders>
            <w:noWrap/>
            <w:vAlign w:val="center"/>
            <w:hideMark/>
          </w:tcPr>
          <w:p w14:paraId="3A3D6A72"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1297359"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Total fat amount</w:t>
            </w:r>
          </w:p>
        </w:tc>
        <w:tc>
          <w:tcPr>
            <w:tcW w:w="1984" w:type="dxa"/>
            <w:tcBorders>
              <w:top w:val="nil"/>
              <w:left w:val="nil"/>
              <w:bottom w:val="nil"/>
              <w:right w:val="nil"/>
            </w:tcBorders>
            <w:noWrap/>
            <w:vAlign w:val="center"/>
            <w:hideMark/>
          </w:tcPr>
          <w:p w14:paraId="0E3B18A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6E2E96B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D62FF8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9F27A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w:t>
            </w:r>
          </w:p>
        </w:tc>
        <w:tc>
          <w:tcPr>
            <w:tcW w:w="3537" w:type="dxa"/>
            <w:tcBorders>
              <w:top w:val="nil"/>
              <w:left w:val="nil"/>
              <w:bottom w:val="nil"/>
              <w:right w:val="nil"/>
            </w:tcBorders>
            <w:noWrap/>
            <w:vAlign w:val="center"/>
            <w:hideMark/>
          </w:tcPr>
          <w:p w14:paraId="2642DB9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Area (VFA)</w:t>
            </w:r>
          </w:p>
        </w:tc>
        <w:tc>
          <w:tcPr>
            <w:tcW w:w="993" w:type="dxa"/>
            <w:tcBorders>
              <w:top w:val="nil"/>
              <w:left w:val="nil"/>
              <w:bottom w:val="nil"/>
              <w:right w:val="nil"/>
            </w:tcBorders>
            <w:noWrap/>
            <w:vAlign w:val="center"/>
            <w:hideMark/>
          </w:tcPr>
          <w:p w14:paraId="6DEDEBE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B807095"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Inner adipose tissue area</w:t>
            </w:r>
          </w:p>
        </w:tc>
        <w:tc>
          <w:tcPr>
            <w:tcW w:w="1984" w:type="dxa"/>
            <w:tcBorders>
              <w:top w:val="nil"/>
              <w:left w:val="nil"/>
              <w:bottom w:val="nil"/>
              <w:right w:val="nil"/>
            </w:tcBorders>
            <w:noWrap/>
            <w:vAlign w:val="center"/>
            <w:hideMark/>
          </w:tcPr>
          <w:p w14:paraId="696BF8A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AF8705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0C592DA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439D9B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3537" w:type="dxa"/>
            <w:tcBorders>
              <w:top w:val="nil"/>
              <w:left w:val="nil"/>
              <w:bottom w:val="nil"/>
              <w:right w:val="nil"/>
            </w:tcBorders>
            <w:noWrap/>
            <w:vAlign w:val="center"/>
            <w:hideMark/>
          </w:tcPr>
          <w:p w14:paraId="4A61AD6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Muscle Area (VMA)</w:t>
            </w:r>
          </w:p>
        </w:tc>
        <w:tc>
          <w:tcPr>
            <w:tcW w:w="993" w:type="dxa"/>
            <w:tcBorders>
              <w:top w:val="nil"/>
              <w:left w:val="nil"/>
              <w:bottom w:val="nil"/>
              <w:right w:val="nil"/>
            </w:tcBorders>
            <w:noWrap/>
            <w:vAlign w:val="center"/>
            <w:hideMark/>
          </w:tcPr>
          <w:p w14:paraId="2046082F"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9B4BCA8"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Inner muscle area</w:t>
            </w:r>
          </w:p>
        </w:tc>
        <w:tc>
          <w:tcPr>
            <w:tcW w:w="1984" w:type="dxa"/>
            <w:tcBorders>
              <w:top w:val="nil"/>
              <w:left w:val="nil"/>
              <w:bottom w:val="nil"/>
              <w:right w:val="nil"/>
            </w:tcBorders>
            <w:noWrap/>
            <w:vAlign w:val="center"/>
            <w:hideMark/>
          </w:tcPr>
          <w:p w14:paraId="65B63AB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674EFFC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7FA102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5F4B30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26</w:t>
            </w:r>
          </w:p>
        </w:tc>
        <w:tc>
          <w:tcPr>
            <w:tcW w:w="3537" w:type="dxa"/>
            <w:tcBorders>
              <w:top w:val="nil"/>
              <w:left w:val="nil"/>
              <w:bottom w:val="single" w:sz="4" w:space="0" w:color="auto"/>
              <w:right w:val="nil"/>
            </w:tcBorders>
            <w:noWrap/>
            <w:vAlign w:val="center"/>
            <w:hideMark/>
          </w:tcPr>
          <w:p w14:paraId="6296CAF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Hepatic Fat Accumulation (HFA)</w:t>
            </w:r>
          </w:p>
        </w:tc>
        <w:tc>
          <w:tcPr>
            <w:tcW w:w="993" w:type="dxa"/>
            <w:tcBorders>
              <w:top w:val="nil"/>
              <w:left w:val="nil"/>
              <w:bottom w:val="single" w:sz="4" w:space="0" w:color="auto"/>
              <w:right w:val="nil"/>
            </w:tcBorders>
            <w:noWrap/>
            <w:vAlign w:val="center"/>
            <w:hideMark/>
          </w:tcPr>
          <w:p w14:paraId="4DF4499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single" w:sz="4" w:space="0" w:color="auto"/>
              <w:right w:val="nil"/>
            </w:tcBorders>
            <w:noWrap/>
            <w:vAlign w:val="center"/>
            <w:hideMark/>
          </w:tcPr>
          <w:p w14:paraId="2FB79E4A" w14:textId="77777777" w:rsidR="00725ADB" w:rsidRPr="00705526" w:rsidRDefault="00725ADB" w:rsidP="009E4B1F">
            <w:pPr>
              <w:spacing w:after="0" w:line="240" w:lineRule="auto"/>
              <w:rPr>
                <w:rFonts w:ascii="Calibri" w:eastAsia="Times New Roman" w:hAnsi="Calibri" w:cs="Calibri"/>
                <w:color w:val="1B1B1B"/>
                <w:kern w:val="0"/>
                <w:sz w:val="20"/>
                <w:szCs w:val="20"/>
                <w14:ligatures w14:val="none"/>
              </w:rPr>
            </w:pPr>
            <w:r w:rsidRPr="00705526">
              <w:rPr>
                <w:rFonts w:ascii="Calibri" w:eastAsia="Times New Roman" w:hAnsi="Calibri" w:cs="Calibri"/>
                <w:color w:val="1B1B1B"/>
                <w:kern w:val="0"/>
                <w:sz w:val="20"/>
                <w:szCs w:val="20"/>
                <w14:ligatures w14:val="none"/>
              </w:rPr>
              <w:t>Fatty liver stage</w:t>
            </w:r>
          </w:p>
        </w:tc>
        <w:tc>
          <w:tcPr>
            <w:tcW w:w="1984" w:type="dxa"/>
            <w:tcBorders>
              <w:top w:val="nil"/>
              <w:left w:val="nil"/>
              <w:bottom w:val="single" w:sz="4" w:space="0" w:color="auto"/>
              <w:right w:val="nil"/>
            </w:tcBorders>
            <w:noWrap/>
            <w:vAlign w:val="center"/>
            <w:hideMark/>
          </w:tcPr>
          <w:p w14:paraId="3240497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0,1,2,3</w:t>
            </w:r>
          </w:p>
        </w:tc>
      </w:tr>
      <w:tr w:rsidR="00725ADB" w:rsidRPr="00705526" w14:paraId="0F840C22" w14:textId="77777777" w:rsidTr="009E4B1F">
        <w:trPr>
          <w:trHeight w:val="300"/>
        </w:trPr>
        <w:tc>
          <w:tcPr>
            <w:tcW w:w="560" w:type="dxa"/>
            <w:vMerge w:val="restart"/>
            <w:tcBorders>
              <w:top w:val="nil"/>
              <w:left w:val="nil"/>
              <w:bottom w:val="single" w:sz="4" w:space="0" w:color="000000"/>
              <w:right w:val="nil"/>
            </w:tcBorders>
            <w:noWrap/>
            <w:textDirection w:val="btLr"/>
            <w:vAlign w:val="center"/>
            <w:hideMark/>
          </w:tcPr>
          <w:p w14:paraId="5CB7027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Laboratory Data</w:t>
            </w:r>
          </w:p>
        </w:tc>
        <w:tc>
          <w:tcPr>
            <w:tcW w:w="439" w:type="dxa"/>
            <w:tcBorders>
              <w:top w:val="nil"/>
              <w:left w:val="nil"/>
              <w:bottom w:val="nil"/>
              <w:right w:val="nil"/>
            </w:tcBorders>
            <w:noWrap/>
            <w:vAlign w:val="center"/>
            <w:hideMark/>
          </w:tcPr>
          <w:p w14:paraId="73E7015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w:t>
            </w:r>
          </w:p>
        </w:tc>
        <w:tc>
          <w:tcPr>
            <w:tcW w:w="3537" w:type="dxa"/>
            <w:tcBorders>
              <w:top w:val="nil"/>
              <w:left w:val="nil"/>
              <w:bottom w:val="nil"/>
              <w:right w:val="nil"/>
            </w:tcBorders>
            <w:noWrap/>
            <w:vAlign w:val="center"/>
            <w:hideMark/>
          </w:tcPr>
          <w:p w14:paraId="002AA26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Glucose</w:t>
            </w:r>
          </w:p>
        </w:tc>
        <w:tc>
          <w:tcPr>
            <w:tcW w:w="993" w:type="dxa"/>
            <w:tcBorders>
              <w:top w:val="nil"/>
              <w:left w:val="nil"/>
              <w:bottom w:val="nil"/>
              <w:right w:val="nil"/>
            </w:tcBorders>
            <w:noWrap/>
            <w:vAlign w:val="center"/>
            <w:hideMark/>
          </w:tcPr>
          <w:p w14:paraId="7EA5D7FB"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B5BB4B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Blood glucose level</w:t>
            </w:r>
          </w:p>
        </w:tc>
        <w:tc>
          <w:tcPr>
            <w:tcW w:w="1984" w:type="dxa"/>
            <w:tcBorders>
              <w:top w:val="nil"/>
              <w:left w:val="nil"/>
              <w:bottom w:val="nil"/>
              <w:right w:val="nil"/>
            </w:tcBorders>
            <w:noWrap/>
            <w:vAlign w:val="center"/>
            <w:hideMark/>
          </w:tcPr>
          <w:p w14:paraId="4830B45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497D5AE7" w14:textId="77777777" w:rsidTr="009E4B1F">
        <w:trPr>
          <w:trHeight w:val="255"/>
        </w:trPr>
        <w:tc>
          <w:tcPr>
            <w:tcW w:w="560" w:type="dxa"/>
            <w:vMerge/>
            <w:tcBorders>
              <w:top w:val="nil"/>
              <w:left w:val="nil"/>
              <w:bottom w:val="single" w:sz="4" w:space="0" w:color="000000"/>
              <w:right w:val="nil"/>
            </w:tcBorders>
            <w:vAlign w:val="center"/>
            <w:hideMark/>
          </w:tcPr>
          <w:p w14:paraId="57D23E9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7B89A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w:t>
            </w:r>
          </w:p>
        </w:tc>
        <w:tc>
          <w:tcPr>
            <w:tcW w:w="3537" w:type="dxa"/>
            <w:tcBorders>
              <w:top w:val="nil"/>
              <w:left w:val="nil"/>
              <w:bottom w:val="nil"/>
              <w:right w:val="nil"/>
            </w:tcBorders>
            <w:noWrap/>
            <w:vAlign w:val="center"/>
            <w:hideMark/>
          </w:tcPr>
          <w:p w14:paraId="4007151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Cholesterol (TC)</w:t>
            </w:r>
          </w:p>
        </w:tc>
        <w:tc>
          <w:tcPr>
            <w:tcW w:w="993" w:type="dxa"/>
            <w:tcBorders>
              <w:top w:val="nil"/>
              <w:left w:val="nil"/>
              <w:bottom w:val="nil"/>
              <w:right w:val="nil"/>
            </w:tcBorders>
            <w:noWrap/>
            <w:vAlign w:val="center"/>
            <w:hideMark/>
          </w:tcPr>
          <w:p w14:paraId="6AC0E061"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046CDEF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TC level</w:t>
            </w:r>
          </w:p>
        </w:tc>
        <w:tc>
          <w:tcPr>
            <w:tcW w:w="1984" w:type="dxa"/>
            <w:tcBorders>
              <w:top w:val="nil"/>
              <w:left w:val="nil"/>
              <w:bottom w:val="nil"/>
              <w:right w:val="nil"/>
            </w:tcBorders>
            <w:noWrap/>
            <w:vAlign w:val="center"/>
            <w:hideMark/>
          </w:tcPr>
          <w:p w14:paraId="5FB1F7D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31E736B3" w14:textId="77777777" w:rsidTr="009E4B1F">
        <w:trPr>
          <w:trHeight w:val="255"/>
        </w:trPr>
        <w:tc>
          <w:tcPr>
            <w:tcW w:w="560" w:type="dxa"/>
            <w:vMerge/>
            <w:tcBorders>
              <w:top w:val="nil"/>
              <w:left w:val="nil"/>
              <w:bottom w:val="single" w:sz="4" w:space="0" w:color="000000"/>
              <w:right w:val="nil"/>
            </w:tcBorders>
            <w:vAlign w:val="center"/>
            <w:hideMark/>
          </w:tcPr>
          <w:p w14:paraId="6915366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DD5934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w:t>
            </w:r>
          </w:p>
        </w:tc>
        <w:tc>
          <w:tcPr>
            <w:tcW w:w="3537" w:type="dxa"/>
            <w:tcBorders>
              <w:top w:val="nil"/>
              <w:left w:val="nil"/>
              <w:bottom w:val="nil"/>
              <w:right w:val="nil"/>
            </w:tcBorders>
            <w:noWrap/>
            <w:vAlign w:val="center"/>
            <w:hideMark/>
          </w:tcPr>
          <w:p w14:paraId="358077B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Low Density Lipoprotein (LDL)</w:t>
            </w:r>
          </w:p>
        </w:tc>
        <w:tc>
          <w:tcPr>
            <w:tcW w:w="993" w:type="dxa"/>
            <w:tcBorders>
              <w:top w:val="nil"/>
              <w:left w:val="nil"/>
              <w:bottom w:val="nil"/>
              <w:right w:val="nil"/>
            </w:tcBorders>
            <w:noWrap/>
            <w:vAlign w:val="center"/>
            <w:hideMark/>
          </w:tcPr>
          <w:p w14:paraId="1C7D8ECF"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7DC612F"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LDL level</w:t>
            </w:r>
          </w:p>
        </w:tc>
        <w:tc>
          <w:tcPr>
            <w:tcW w:w="1984" w:type="dxa"/>
            <w:tcBorders>
              <w:top w:val="nil"/>
              <w:left w:val="nil"/>
              <w:bottom w:val="nil"/>
              <w:right w:val="nil"/>
            </w:tcBorders>
            <w:noWrap/>
            <w:vAlign w:val="center"/>
            <w:hideMark/>
          </w:tcPr>
          <w:p w14:paraId="7C89149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24ABA073" w14:textId="77777777" w:rsidTr="009E4B1F">
        <w:trPr>
          <w:trHeight w:val="255"/>
        </w:trPr>
        <w:tc>
          <w:tcPr>
            <w:tcW w:w="560" w:type="dxa"/>
            <w:vMerge/>
            <w:tcBorders>
              <w:top w:val="nil"/>
              <w:left w:val="nil"/>
              <w:bottom w:val="single" w:sz="4" w:space="0" w:color="000000"/>
              <w:right w:val="nil"/>
            </w:tcBorders>
            <w:vAlign w:val="center"/>
            <w:hideMark/>
          </w:tcPr>
          <w:p w14:paraId="0E2A4F1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827F1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w:t>
            </w:r>
          </w:p>
        </w:tc>
        <w:tc>
          <w:tcPr>
            <w:tcW w:w="3537" w:type="dxa"/>
            <w:tcBorders>
              <w:top w:val="nil"/>
              <w:left w:val="nil"/>
              <w:bottom w:val="nil"/>
              <w:right w:val="nil"/>
            </w:tcBorders>
            <w:noWrap/>
            <w:vAlign w:val="center"/>
            <w:hideMark/>
          </w:tcPr>
          <w:p w14:paraId="7F58650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High Density Lipoprotein (HDL)</w:t>
            </w:r>
          </w:p>
        </w:tc>
        <w:tc>
          <w:tcPr>
            <w:tcW w:w="993" w:type="dxa"/>
            <w:tcBorders>
              <w:top w:val="nil"/>
              <w:left w:val="nil"/>
              <w:bottom w:val="nil"/>
              <w:right w:val="nil"/>
            </w:tcBorders>
            <w:noWrap/>
            <w:vAlign w:val="center"/>
            <w:hideMark/>
          </w:tcPr>
          <w:p w14:paraId="7D29AD4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2E9DC9B"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HDL level</w:t>
            </w:r>
          </w:p>
        </w:tc>
        <w:tc>
          <w:tcPr>
            <w:tcW w:w="1984" w:type="dxa"/>
            <w:tcBorders>
              <w:top w:val="nil"/>
              <w:left w:val="nil"/>
              <w:bottom w:val="nil"/>
              <w:right w:val="nil"/>
            </w:tcBorders>
            <w:noWrap/>
            <w:vAlign w:val="center"/>
            <w:hideMark/>
          </w:tcPr>
          <w:p w14:paraId="20C0EF5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3578D99C" w14:textId="77777777" w:rsidTr="009E4B1F">
        <w:trPr>
          <w:trHeight w:val="255"/>
        </w:trPr>
        <w:tc>
          <w:tcPr>
            <w:tcW w:w="560" w:type="dxa"/>
            <w:vMerge/>
            <w:tcBorders>
              <w:top w:val="nil"/>
              <w:left w:val="nil"/>
              <w:bottom w:val="single" w:sz="4" w:space="0" w:color="000000"/>
              <w:right w:val="nil"/>
            </w:tcBorders>
            <w:vAlign w:val="center"/>
            <w:hideMark/>
          </w:tcPr>
          <w:p w14:paraId="6737113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469BBE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c>
          <w:tcPr>
            <w:tcW w:w="3537" w:type="dxa"/>
            <w:tcBorders>
              <w:top w:val="nil"/>
              <w:left w:val="nil"/>
              <w:bottom w:val="nil"/>
              <w:right w:val="nil"/>
            </w:tcBorders>
            <w:noWrap/>
            <w:vAlign w:val="center"/>
            <w:hideMark/>
          </w:tcPr>
          <w:p w14:paraId="5FF8451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Triglyceride</w:t>
            </w:r>
          </w:p>
        </w:tc>
        <w:tc>
          <w:tcPr>
            <w:tcW w:w="993" w:type="dxa"/>
            <w:tcBorders>
              <w:top w:val="nil"/>
              <w:left w:val="nil"/>
              <w:bottom w:val="nil"/>
              <w:right w:val="nil"/>
            </w:tcBorders>
            <w:noWrap/>
            <w:vAlign w:val="center"/>
            <w:hideMark/>
          </w:tcPr>
          <w:p w14:paraId="527E752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860C95B"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Triglyceride level</w:t>
            </w:r>
          </w:p>
        </w:tc>
        <w:tc>
          <w:tcPr>
            <w:tcW w:w="1984" w:type="dxa"/>
            <w:tcBorders>
              <w:top w:val="nil"/>
              <w:left w:val="nil"/>
              <w:bottom w:val="nil"/>
              <w:right w:val="nil"/>
            </w:tcBorders>
            <w:noWrap/>
            <w:vAlign w:val="center"/>
            <w:hideMark/>
          </w:tcPr>
          <w:p w14:paraId="14199BC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680DA7BB" w14:textId="77777777" w:rsidTr="009E4B1F">
        <w:trPr>
          <w:trHeight w:val="255"/>
        </w:trPr>
        <w:tc>
          <w:tcPr>
            <w:tcW w:w="560" w:type="dxa"/>
            <w:vMerge/>
            <w:tcBorders>
              <w:top w:val="nil"/>
              <w:left w:val="nil"/>
              <w:bottom w:val="single" w:sz="4" w:space="0" w:color="000000"/>
              <w:right w:val="nil"/>
            </w:tcBorders>
            <w:vAlign w:val="center"/>
            <w:hideMark/>
          </w:tcPr>
          <w:p w14:paraId="78410CB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2928B0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w:t>
            </w:r>
          </w:p>
        </w:tc>
        <w:tc>
          <w:tcPr>
            <w:tcW w:w="3537" w:type="dxa"/>
            <w:tcBorders>
              <w:top w:val="nil"/>
              <w:left w:val="nil"/>
              <w:bottom w:val="nil"/>
              <w:right w:val="nil"/>
            </w:tcBorders>
            <w:noWrap/>
            <w:vAlign w:val="center"/>
            <w:hideMark/>
          </w:tcPr>
          <w:p w14:paraId="7AED23D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Aspartat</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(AST)</w:t>
            </w:r>
          </w:p>
        </w:tc>
        <w:tc>
          <w:tcPr>
            <w:tcW w:w="993" w:type="dxa"/>
            <w:tcBorders>
              <w:top w:val="nil"/>
              <w:left w:val="nil"/>
              <w:bottom w:val="nil"/>
              <w:right w:val="nil"/>
            </w:tcBorders>
            <w:noWrap/>
            <w:vAlign w:val="center"/>
            <w:hideMark/>
          </w:tcPr>
          <w:p w14:paraId="7685299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D99D6D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enzyme level</w:t>
            </w:r>
          </w:p>
        </w:tc>
        <w:tc>
          <w:tcPr>
            <w:tcW w:w="1984" w:type="dxa"/>
            <w:tcBorders>
              <w:top w:val="nil"/>
              <w:left w:val="nil"/>
              <w:bottom w:val="nil"/>
              <w:right w:val="nil"/>
            </w:tcBorders>
            <w:noWrap/>
            <w:vAlign w:val="center"/>
            <w:hideMark/>
          </w:tcPr>
          <w:p w14:paraId="41D373C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725ADB" w:rsidRPr="00705526" w14:paraId="6B7B74DC" w14:textId="77777777" w:rsidTr="009E4B1F">
        <w:trPr>
          <w:trHeight w:val="255"/>
        </w:trPr>
        <w:tc>
          <w:tcPr>
            <w:tcW w:w="560" w:type="dxa"/>
            <w:vMerge/>
            <w:tcBorders>
              <w:top w:val="nil"/>
              <w:left w:val="nil"/>
              <w:bottom w:val="single" w:sz="4" w:space="0" w:color="000000"/>
              <w:right w:val="nil"/>
            </w:tcBorders>
            <w:vAlign w:val="center"/>
            <w:hideMark/>
          </w:tcPr>
          <w:p w14:paraId="6EE8963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BD86BD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33</w:t>
            </w:r>
          </w:p>
        </w:tc>
        <w:tc>
          <w:tcPr>
            <w:tcW w:w="3537" w:type="dxa"/>
            <w:tcBorders>
              <w:top w:val="nil"/>
              <w:left w:val="nil"/>
              <w:bottom w:val="nil"/>
              <w:right w:val="nil"/>
            </w:tcBorders>
            <w:noWrap/>
            <w:vAlign w:val="center"/>
            <w:hideMark/>
          </w:tcPr>
          <w:p w14:paraId="68ACF9A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Alanin</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(ALT)</w:t>
            </w:r>
          </w:p>
        </w:tc>
        <w:tc>
          <w:tcPr>
            <w:tcW w:w="993" w:type="dxa"/>
            <w:tcBorders>
              <w:top w:val="nil"/>
              <w:left w:val="nil"/>
              <w:bottom w:val="nil"/>
              <w:right w:val="nil"/>
            </w:tcBorders>
            <w:noWrap/>
            <w:vAlign w:val="center"/>
            <w:hideMark/>
          </w:tcPr>
          <w:p w14:paraId="4EF3707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C2D459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related enzyme level</w:t>
            </w:r>
          </w:p>
        </w:tc>
        <w:tc>
          <w:tcPr>
            <w:tcW w:w="1984" w:type="dxa"/>
            <w:tcBorders>
              <w:top w:val="nil"/>
              <w:left w:val="nil"/>
              <w:bottom w:val="nil"/>
              <w:right w:val="nil"/>
            </w:tcBorders>
            <w:noWrap/>
            <w:vAlign w:val="center"/>
            <w:hideMark/>
          </w:tcPr>
          <w:p w14:paraId="1FD28D1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725ADB" w:rsidRPr="00705526" w14:paraId="7F741EA3" w14:textId="77777777" w:rsidTr="009E4B1F">
        <w:trPr>
          <w:trHeight w:val="255"/>
        </w:trPr>
        <w:tc>
          <w:tcPr>
            <w:tcW w:w="560" w:type="dxa"/>
            <w:vMerge/>
            <w:tcBorders>
              <w:top w:val="nil"/>
              <w:left w:val="nil"/>
              <w:bottom w:val="single" w:sz="4" w:space="0" w:color="000000"/>
              <w:right w:val="nil"/>
            </w:tcBorders>
            <w:vAlign w:val="center"/>
            <w:hideMark/>
          </w:tcPr>
          <w:p w14:paraId="7A3EFD0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D7DDE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w:t>
            </w:r>
          </w:p>
        </w:tc>
        <w:tc>
          <w:tcPr>
            <w:tcW w:w="3537" w:type="dxa"/>
            <w:tcBorders>
              <w:top w:val="nil"/>
              <w:left w:val="nil"/>
              <w:bottom w:val="nil"/>
              <w:right w:val="nil"/>
            </w:tcBorders>
            <w:noWrap/>
            <w:vAlign w:val="center"/>
            <w:hideMark/>
          </w:tcPr>
          <w:p w14:paraId="40DF997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Alkaline Phosphatase (ALP)</w:t>
            </w:r>
          </w:p>
        </w:tc>
        <w:tc>
          <w:tcPr>
            <w:tcW w:w="993" w:type="dxa"/>
            <w:tcBorders>
              <w:top w:val="nil"/>
              <w:left w:val="nil"/>
              <w:bottom w:val="nil"/>
              <w:right w:val="nil"/>
            </w:tcBorders>
            <w:noWrap/>
            <w:vAlign w:val="center"/>
            <w:hideMark/>
          </w:tcPr>
          <w:p w14:paraId="5D0EA3F2"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5B46C9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and bone enzyme level</w:t>
            </w:r>
          </w:p>
        </w:tc>
        <w:tc>
          <w:tcPr>
            <w:tcW w:w="1984" w:type="dxa"/>
            <w:tcBorders>
              <w:top w:val="nil"/>
              <w:left w:val="nil"/>
              <w:bottom w:val="nil"/>
              <w:right w:val="nil"/>
            </w:tcBorders>
            <w:noWrap/>
            <w:vAlign w:val="center"/>
            <w:hideMark/>
          </w:tcPr>
          <w:p w14:paraId="45B658A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725ADB" w:rsidRPr="00705526" w14:paraId="11A43DCD" w14:textId="77777777" w:rsidTr="009E4B1F">
        <w:trPr>
          <w:trHeight w:val="255"/>
        </w:trPr>
        <w:tc>
          <w:tcPr>
            <w:tcW w:w="560" w:type="dxa"/>
            <w:vMerge/>
            <w:tcBorders>
              <w:top w:val="nil"/>
              <w:left w:val="nil"/>
              <w:bottom w:val="single" w:sz="4" w:space="0" w:color="000000"/>
              <w:right w:val="nil"/>
            </w:tcBorders>
            <w:vAlign w:val="center"/>
            <w:hideMark/>
          </w:tcPr>
          <w:p w14:paraId="24C84B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312AE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w:t>
            </w:r>
          </w:p>
        </w:tc>
        <w:tc>
          <w:tcPr>
            <w:tcW w:w="3537" w:type="dxa"/>
            <w:tcBorders>
              <w:top w:val="nil"/>
              <w:left w:val="nil"/>
              <w:bottom w:val="nil"/>
              <w:right w:val="nil"/>
            </w:tcBorders>
            <w:noWrap/>
            <w:vAlign w:val="center"/>
            <w:hideMark/>
          </w:tcPr>
          <w:p w14:paraId="6EC703A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Creatinine</w:t>
            </w:r>
          </w:p>
        </w:tc>
        <w:tc>
          <w:tcPr>
            <w:tcW w:w="993" w:type="dxa"/>
            <w:tcBorders>
              <w:top w:val="nil"/>
              <w:left w:val="nil"/>
              <w:bottom w:val="nil"/>
              <w:right w:val="nil"/>
            </w:tcBorders>
            <w:noWrap/>
            <w:vAlign w:val="center"/>
            <w:hideMark/>
          </w:tcPr>
          <w:p w14:paraId="63E4A3F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5741E44"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Kidney function indicator</w:t>
            </w:r>
          </w:p>
        </w:tc>
        <w:tc>
          <w:tcPr>
            <w:tcW w:w="1984" w:type="dxa"/>
            <w:tcBorders>
              <w:top w:val="nil"/>
              <w:left w:val="nil"/>
              <w:bottom w:val="nil"/>
              <w:right w:val="nil"/>
            </w:tcBorders>
            <w:noWrap/>
            <w:vAlign w:val="center"/>
            <w:hideMark/>
          </w:tcPr>
          <w:p w14:paraId="62B9EC1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3FDA5DC5" w14:textId="77777777" w:rsidTr="009E4B1F">
        <w:trPr>
          <w:trHeight w:val="255"/>
        </w:trPr>
        <w:tc>
          <w:tcPr>
            <w:tcW w:w="560" w:type="dxa"/>
            <w:vMerge/>
            <w:tcBorders>
              <w:top w:val="nil"/>
              <w:left w:val="nil"/>
              <w:bottom w:val="single" w:sz="4" w:space="0" w:color="000000"/>
              <w:right w:val="nil"/>
            </w:tcBorders>
            <w:vAlign w:val="center"/>
            <w:hideMark/>
          </w:tcPr>
          <w:p w14:paraId="64E3A17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BB60A5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36</w:t>
            </w:r>
          </w:p>
        </w:tc>
        <w:tc>
          <w:tcPr>
            <w:tcW w:w="3537" w:type="dxa"/>
            <w:tcBorders>
              <w:top w:val="nil"/>
              <w:left w:val="nil"/>
              <w:bottom w:val="nil"/>
              <w:right w:val="nil"/>
            </w:tcBorders>
            <w:noWrap/>
            <w:vAlign w:val="center"/>
            <w:hideMark/>
          </w:tcPr>
          <w:p w14:paraId="61B7FA6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Glomerular Filtration Rate (GFR)</w:t>
            </w:r>
          </w:p>
        </w:tc>
        <w:tc>
          <w:tcPr>
            <w:tcW w:w="993" w:type="dxa"/>
            <w:tcBorders>
              <w:top w:val="nil"/>
              <w:left w:val="nil"/>
              <w:bottom w:val="nil"/>
              <w:right w:val="nil"/>
            </w:tcBorders>
            <w:noWrap/>
            <w:vAlign w:val="center"/>
            <w:hideMark/>
          </w:tcPr>
          <w:p w14:paraId="6A0E4E3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1DB2CB5"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Kidney filtration rate</w:t>
            </w:r>
          </w:p>
        </w:tc>
        <w:tc>
          <w:tcPr>
            <w:tcW w:w="1984" w:type="dxa"/>
            <w:tcBorders>
              <w:top w:val="nil"/>
              <w:left w:val="nil"/>
              <w:bottom w:val="nil"/>
              <w:right w:val="nil"/>
            </w:tcBorders>
            <w:noWrap/>
            <w:vAlign w:val="center"/>
            <w:hideMark/>
          </w:tcPr>
          <w:p w14:paraId="104EF35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ml/seconds</w:t>
            </w:r>
          </w:p>
        </w:tc>
      </w:tr>
      <w:tr w:rsidR="00725ADB" w:rsidRPr="00705526" w14:paraId="5D1D591B" w14:textId="77777777" w:rsidTr="009E4B1F">
        <w:trPr>
          <w:trHeight w:val="255"/>
        </w:trPr>
        <w:tc>
          <w:tcPr>
            <w:tcW w:w="560" w:type="dxa"/>
            <w:vMerge/>
            <w:tcBorders>
              <w:top w:val="nil"/>
              <w:left w:val="nil"/>
              <w:bottom w:val="single" w:sz="4" w:space="0" w:color="000000"/>
              <w:right w:val="nil"/>
            </w:tcBorders>
            <w:vAlign w:val="center"/>
            <w:hideMark/>
          </w:tcPr>
          <w:p w14:paraId="374C30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0ED617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37</w:t>
            </w:r>
          </w:p>
        </w:tc>
        <w:tc>
          <w:tcPr>
            <w:tcW w:w="3537" w:type="dxa"/>
            <w:tcBorders>
              <w:top w:val="nil"/>
              <w:left w:val="nil"/>
              <w:bottom w:val="nil"/>
              <w:right w:val="nil"/>
            </w:tcBorders>
            <w:noWrap/>
            <w:vAlign w:val="center"/>
            <w:hideMark/>
          </w:tcPr>
          <w:p w14:paraId="2DC1BAB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C-Reactive Protein (CRP)</w:t>
            </w:r>
          </w:p>
        </w:tc>
        <w:tc>
          <w:tcPr>
            <w:tcW w:w="993" w:type="dxa"/>
            <w:tcBorders>
              <w:top w:val="nil"/>
              <w:left w:val="nil"/>
              <w:bottom w:val="nil"/>
              <w:right w:val="nil"/>
            </w:tcBorders>
            <w:noWrap/>
            <w:vAlign w:val="center"/>
            <w:hideMark/>
          </w:tcPr>
          <w:p w14:paraId="7C251B8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69E0AF5"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Inflammation indicator</w:t>
            </w:r>
          </w:p>
        </w:tc>
        <w:tc>
          <w:tcPr>
            <w:tcW w:w="1984" w:type="dxa"/>
            <w:tcBorders>
              <w:top w:val="nil"/>
              <w:left w:val="nil"/>
              <w:bottom w:val="nil"/>
              <w:right w:val="nil"/>
            </w:tcBorders>
            <w:noWrap/>
            <w:vAlign w:val="center"/>
            <w:hideMark/>
          </w:tcPr>
          <w:p w14:paraId="6817337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mg/L</w:t>
            </w:r>
          </w:p>
        </w:tc>
      </w:tr>
      <w:tr w:rsidR="00725ADB" w:rsidRPr="00705526" w14:paraId="0F8A0C86" w14:textId="77777777" w:rsidTr="009E4B1F">
        <w:trPr>
          <w:trHeight w:val="255"/>
        </w:trPr>
        <w:tc>
          <w:tcPr>
            <w:tcW w:w="560" w:type="dxa"/>
            <w:vMerge/>
            <w:tcBorders>
              <w:top w:val="nil"/>
              <w:left w:val="nil"/>
              <w:bottom w:val="single" w:sz="4" w:space="0" w:color="000000"/>
              <w:right w:val="nil"/>
            </w:tcBorders>
            <w:vAlign w:val="center"/>
            <w:hideMark/>
          </w:tcPr>
          <w:p w14:paraId="49F03F9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20C47B7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w:t>
            </w:r>
          </w:p>
        </w:tc>
        <w:tc>
          <w:tcPr>
            <w:tcW w:w="3537" w:type="dxa"/>
            <w:tcBorders>
              <w:top w:val="nil"/>
              <w:left w:val="nil"/>
              <w:bottom w:val="nil"/>
              <w:right w:val="nil"/>
            </w:tcBorders>
            <w:noWrap/>
            <w:vAlign w:val="center"/>
            <w:hideMark/>
          </w:tcPr>
          <w:p w14:paraId="2CC073F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Hemoglobin</w:t>
            </w:r>
            <w:proofErr w:type="spellEnd"/>
            <w:r w:rsidRPr="00705526">
              <w:rPr>
                <w:rFonts w:ascii="Calibri" w:eastAsia="Times New Roman" w:hAnsi="Calibri" w:cs="Calibri"/>
                <w:color w:val="000000"/>
                <w:kern w:val="0"/>
                <w:sz w:val="20"/>
                <w:szCs w:val="20"/>
                <w14:ligatures w14:val="none"/>
              </w:rPr>
              <w:t xml:space="preserve"> (HGB)</w:t>
            </w:r>
          </w:p>
        </w:tc>
        <w:tc>
          <w:tcPr>
            <w:tcW w:w="993" w:type="dxa"/>
            <w:tcBorders>
              <w:top w:val="nil"/>
              <w:left w:val="nil"/>
              <w:bottom w:val="nil"/>
              <w:right w:val="nil"/>
            </w:tcBorders>
            <w:noWrap/>
            <w:vAlign w:val="center"/>
            <w:hideMark/>
          </w:tcPr>
          <w:p w14:paraId="6E2EBE3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244809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proofErr w:type="spellStart"/>
            <w:r w:rsidRPr="00705526">
              <w:rPr>
                <w:rFonts w:ascii="Calibri" w:eastAsia="Times New Roman" w:hAnsi="Calibri" w:cs="Calibri"/>
                <w:color w:val="1F1F1F"/>
                <w:kern w:val="0"/>
                <w:sz w:val="20"/>
                <w:szCs w:val="20"/>
                <w14:ligatures w14:val="none"/>
              </w:rPr>
              <w:t>Hemoglobin</w:t>
            </w:r>
            <w:proofErr w:type="spellEnd"/>
            <w:r w:rsidRPr="00705526">
              <w:rPr>
                <w:rFonts w:ascii="Calibri" w:eastAsia="Times New Roman" w:hAnsi="Calibri" w:cs="Calibri"/>
                <w:color w:val="1F1F1F"/>
                <w:kern w:val="0"/>
                <w:sz w:val="20"/>
                <w:szCs w:val="20"/>
                <w14:ligatures w14:val="none"/>
              </w:rPr>
              <w:t xml:space="preserve"> concentration</w:t>
            </w:r>
          </w:p>
        </w:tc>
        <w:tc>
          <w:tcPr>
            <w:tcW w:w="1984" w:type="dxa"/>
            <w:tcBorders>
              <w:top w:val="nil"/>
              <w:left w:val="nil"/>
              <w:bottom w:val="nil"/>
              <w:right w:val="nil"/>
            </w:tcBorders>
            <w:noWrap/>
            <w:vAlign w:val="center"/>
            <w:hideMark/>
          </w:tcPr>
          <w:p w14:paraId="6905689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g/dL</w:t>
            </w:r>
          </w:p>
        </w:tc>
      </w:tr>
      <w:tr w:rsidR="00725ADB" w:rsidRPr="00705526" w14:paraId="2897349B" w14:textId="77777777" w:rsidTr="009E4B1F">
        <w:trPr>
          <w:trHeight w:val="255"/>
        </w:trPr>
        <w:tc>
          <w:tcPr>
            <w:tcW w:w="560" w:type="dxa"/>
            <w:vMerge/>
            <w:tcBorders>
              <w:top w:val="nil"/>
              <w:left w:val="nil"/>
              <w:bottom w:val="single" w:sz="4" w:space="0" w:color="000000"/>
              <w:right w:val="nil"/>
            </w:tcBorders>
            <w:vAlign w:val="center"/>
            <w:hideMark/>
          </w:tcPr>
          <w:p w14:paraId="3E0F35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689145A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39</w:t>
            </w:r>
          </w:p>
        </w:tc>
        <w:tc>
          <w:tcPr>
            <w:tcW w:w="3537" w:type="dxa"/>
            <w:tcBorders>
              <w:top w:val="nil"/>
              <w:left w:val="nil"/>
              <w:bottom w:val="single" w:sz="4" w:space="0" w:color="auto"/>
              <w:right w:val="nil"/>
            </w:tcBorders>
            <w:noWrap/>
            <w:vAlign w:val="center"/>
            <w:hideMark/>
          </w:tcPr>
          <w:p w14:paraId="282B167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Vitamin D</w:t>
            </w:r>
          </w:p>
        </w:tc>
        <w:tc>
          <w:tcPr>
            <w:tcW w:w="993" w:type="dxa"/>
            <w:tcBorders>
              <w:top w:val="nil"/>
              <w:left w:val="nil"/>
              <w:bottom w:val="single" w:sz="4" w:space="0" w:color="auto"/>
              <w:right w:val="nil"/>
            </w:tcBorders>
            <w:noWrap/>
            <w:vAlign w:val="center"/>
            <w:hideMark/>
          </w:tcPr>
          <w:p w14:paraId="180A203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5783767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Vitamin D concentration </w:t>
            </w:r>
          </w:p>
        </w:tc>
        <w:tc>
          <w:tcPr>
            <w:tcW w:w="1984" w:type="dxa"/>
            <w:tcBorders>
              <w:top w:val="nil"/>
              <w:left w:val="nil"/>
              <w:bottom w:val="single" w:sz="4" w:space="0" w:color="auto"/>
              <w:right w:val="nil"/>
            </w:tcBorders>
            <w:noWrap/>
            <w:vAlign w:val="center"/>
            <w:hideMark/>
          </w:tcPr>
          <w:p w14:paraId="69637BF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ng/mL</w:t>
            </w:r>
          </w:p>
        </w:tc>
      </w:tr>
    </w:tbl>
    <w:p w14:paraId="4BC9E68A" w14:textId="77777777" w:rsidR="00725ADB" w:rsidRPr="00705526" w:rsidRDefault="00725ADB" w:rsidP="00725ADB">
      <w:pPr>
        <w:rPr>
          <w:rFonts w:ascii="Calibri" w:hAnsi="Calibri" w:cs="Calibri"/>
        </w:rPr>
      </w:pPr>
    </w:p>
    <w:p w14:paraId="1B9E19DF" w14:textId="77777777" w:rsidR="00725ADB" w:rsidRPr="00705526" w:rsidRDefault="00725ADB" w:rsidP="00725ADB">
      <w:pPr>
        <w:rPr>
          <w:rFonts w:ascii="Calibri" w:hAnsi="Calibri" w:cs="Calibri"/>
        </w:rPr>
      </w:pPr>
      <w:r w:rsidRPr="00705526">
        <w:rPr>
          <w:rFonts w:ascii="Calibri" w:hAnsi="Calibri" w:cs="Calibri"/>
        </w:rPr>
        <w:br w:type="page"/>
      </w:r>
    </w:p>
    <w:p w14:paraId="1B533C68" w14:textId="77777777" w:rsidR="00725ADB" w:rsidRPr="00705526" w:rsidRDefault="00725ADB" w:rsidP="00725ADB">
      <w:pPr>
        <w:rPr>
          <w:rFonts w:ascii="Calibri" w:hAnsi="Calibri" w:cs="Calibri"/>
        </w:rPr>
      </w:pPr>
    </w:p>
    <w:p w14:paraId="634124B1" w14:textId="68E34BC3" w:rsidR="00725ADB" w:rsidRPr="00705526" w:rsidRDefault="00725ADB" w:rsidP="00725ADB">
      <w:pPr>
        <w:pStyle w:val="Caption"/>
        <w:keepNext/>
        <w:rPr>
          <w:rFonts w:ascii="Calibri" w:hAnsi="Calibri" w:cs="Calibri"/>
          <w:sz w:val="24"/>
          <w:szCs w:val="24"/>
        </w:rPr>
      </w:pPr>
      <w:bookmarkStart w:id="115" w:name="_Ref217403892"/>
      <w:bookmarkStart w:id="116" w:name="_Ref217411838"/>
      <w:r w:rsidRPr="00705526">
        <w:rPr>
          <w:rFonts w:ascii="Calibri" w:hAnsi="Calibri" w:cs="Calibri"/>
          <w:sz w:val="24"/>
          <w:szCs w:val="24"/>
        </w:rPr>
        <w:t xml:space="preserve">Table </w:t>
      </w:r>
      <w:r w:rsidRPr="00705526">
        <w:rPr>
          <w:rFonts w:ascii="Calibri" w:hAnsi="Calibri" w:cs="Calibri"/>
          <w:sz w:val="24"/>
          <w:szCs w:val="24"/>
        </w:rPr>
        <w:fldChar w:fldCharType="begin"/>
      </w:r>
      <w:r w:rsidRPr="00705526">
        <w:rPr>
          <w:rFonts w:ascii="Calibri" w:hAnsi="Calibri" w:cs="Calibri"/>
          <w:sz w:val="24"/>
          <w:szCs w:val="24"/>
        </w:rPr>
        <w:instrText xml:space="preserve"> SEQ Table \* ARABIC </w:instrText>
      </w:r>
      <w:r w:rsidRPr="00705526">
        <w:rPr>
          <w:rFonts w:ascii="Calibri" w:hAnsi="Calibri" w:cs="Calibri"/>
          <w:sz w:val="24"/>
          <w:szCs w:val="24"/>
        </w:rPr>
        <w:fldChar w:fldCharType="separate"/>
      </w:r>
      <w:r w:rsidR="004B2024">
        <w:rPr>
          <w:rFonts w:ascii="Calibri" w:hAnsi="Calibri" w:cs="Calibri"/>
          <w:noProof/>
          <w:sz w:val="24"/>
          <w:szCs w:val="24"/>
        </w:rPr>
        <w:t>2</w:t>
      </w:r>
      <w:r w:rsidRPr="00705526">
        <w:rPr>
          <w:rFonts w:ascii="Calibri" w:hAnsi="Calibri" w:cs="Calibri"/>
          <w:sz w:val="24"/>
          <w:szCs w:val="24"/>
        </w:rPr>
        <w:fldChar w:fldCharType="end"/>
      </w:r>
      <w:bookmarkEnd w:id="115"/>
      <w:r w:rsidRPr="00705526">
        <w:rPr>
          <w:rFonts w:ascii="Calibri" w:hAnsi="Calibri" w:cs="Calibri"/>
          <w:sz w:val="24"/>
          <w:szCs w:val="24"/>
        </w:rPr>
        <w:t>. Statistical Information of Dataset</w:t>
      </w:r>
      <w:bookmarkEnd w:id="116"/>
    </w:p>
    <w:tbl>
      <w:tblPr>
        <w:tblW w:w="11013" w:type="dxa"/>
        <w:tblInd w:w="-1000" w:type="dxa"/>
        <w:tblLook w:val="04A0" w:firstRow="1" w:lastRow="0" w:firstColumn="1" w:lastColumn="0" w:noHBand="0" w:noVBand="1"/>
      </w:tblPr>
      <w:tblGrid>
        <w:gridCol w:w="3060"/>
        <w:gridCol w:w="960"/>
        <w:gridCol w:w="1051"/>
        <w:gridCol w:w="1051"/>
        <w:gridCol w:w="960"/>
        <w:gridCol w:w="960"/>
        <w:gridCol w:w="1051"/>
        <w:gridCol w:w="960"/>
        <w:gridCol w:w="960"/>
      </w:tblGrid>
      <w:tr w:rsidR="00725ADB" w:rsidRPr="00705526" w14:paraId="0E911BF5" w14:textId="77777777" w:rsidTr="009E4B1F">
        <w:trPr>
          <w:trHeight w:val="283"/>
        </w:trPr>
        <w:tc>
          <w:tcPr>
            <w:tcW w:w="3060" w:type="dxa"/>
            <w:tcBorders>
              <w:top w:val="single" w:sz="4" w:space="0" w:color="auto"/>
              <w:left w:val="single" w:sz="4" w:space="0" w:color="auto"/>
              <w:bottom w:val="single" w:sz="4" w:space="0" w:color="auto"/>
              <w:right w:val="nil"/>
            </w:tcBorders>
            <w:vAlign w:val="center"/>
            <w:hideMark/>
          </w:tcPr>
          <w:p w14:paraId="55297C0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3872D2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count</w:t>
            </w:r>
          </w:p>
        </w:tc>
        <w:tc>
          <w:tcPr>
            <w:tcW w:w="1051" w:type="dxa"/>
            <w:tcBorders>
              <w:top w:val="single" w:sz="4" w:space="0" w:color="auto"/>
              <w:left w:val="nil"/>
              <w:bottom w:val="single" w:sz="4" w:space="0" w:color="auto"/>
              <w:right w:val="single" w:sz="4" w:space="0" w:color="auto"/>
            </w:tcBorders>
            <w:noWrap/>
            <w:vAlign w:val="center"/>
            <w:hideMark/>
          </w:tcPr>
          <w:p w14:paraId="63DCBFA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mean</w:t>
            </w:r>
          </w:p>
        </w:tc>
        <w:tc>
          <w:tcPr>
            <w:tcW w:w="1051" w:type="dxa"/>
            <w:tcBorders>
              <w:top w:val="single" w:sz="4" w:space="0" w:color="auto"/>
              <w:left w:val="nil"/>
              <w:bottom w:val="single" w:sz="4" w:space="0" w:color="auto"/>
              <w:right w:val="single" w:sz="4" w:space="0" w:color="auto"/>
            </w:tcBorders>
            <w:noWrap/>
            <w:vAlign w:val="center"/>
            <w:hideMark/>
          </w:tcPr>
          <w:p w14:paraId="26B1859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std</w:t>
            </w:r>
          </w:p>
        </w:tc>
        <w:tc>
          <w:tcPr>
            <w:tcW w:w="960" w:type="dxa"/>
            <w:tcBorders>
              <w:top w:val="single" w:sz="4" w:space="0" w:color="auto"/>
              <w:left w:val="nil"/>
              <w:bottom w:val="single" w:sz="4" w:space="0" w:color="auto"/>
              <w:right w:val="single" w:sz="4" w:space="0" w:color="auto"/>
            </w:tcBorders>
            <w:noWrap/>
            <w:vAlign w:val="center"/>
            <w:hideMark/>
          </w:tcPr>
          <w:p w14:paraId="035EF1D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min</w:t>
            </w:r>
          </w:p>
        </w:tc>
        <w:tc>
          <w:tcPr>
            <w:tcW w:w="960" w:type="dxa"/>
            <w:tcBorders>
              <w:top w:val="single" w:sz="4" w:space="0" w:color="auto"/>
              <w:left w:val="nil"/>
              <w:bottom w:val="single" w:sz="4" w:space="0" w:color="auto"/>
              <w:right w:val="single" w:sz="4" w:space="0" w:color="auto"/>
            </w:tcBorders>
            <w:noWrap/>
            <w:vAlign w:val="center"/>
            <w:hideMark/>
          </w:tcPr>
          <w:p w14:paraId="6C705B8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1051" w:type="dxa"/>
            <w:tcBorders>
              <w:top w:val="single" w:sz="4" w:space="0" w:color="auto"/>
              <w:left w:val="nil"/>
              <w:bottom w:val="single" w:sz="4" w:space="0" w:color="auto"/>
              <w:right w:val="single" w:sz="4" w:space="0" w:color="auto"/>
            </w:tcBorders>
            <w:noWrap/>
            <w:vAlign w:val="center"/>
            <w:hideMark/>
          </w:tcPr>
          <w:p w14:paraId="2D736FF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50%</w:t>
            </w:r>
          </w:p>
        </w:tc>
        <w:tc>
          <w:tcPr>
            <w:tcW w:w="960" w:type="dxa"/>
            <w:tcBorders>
              <w:top w:val="single" w:sz="4" w:space="0" w:color="auto"/>
              <w:left w:val="nil"/>
              <w:bottom w:val="single" w:sz="4" w:space="0" w:color="auto"/>
              <w:right w:val="single" w:sz="4" w:space="0" w:color="auto"/>
            </w:tcBorders>
            <w:noWrap/>
            <w:vAlign w:val="center"/>
            <w:hideMark/>
          </w:tcPr>
          <w:p w14:paraId="409BBD6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75%</w:t>
            </w:r>
          </w:p>
        </w:tc>
        <w:tc>
          <w:tcPr>
            <w:tcW w:w="960" w:type="dxa"/>
            <w:tcBorders>
              <w:top w:val="single" w:sz="4" w:space="0" w:color="auto"/>
              <w:left w:val="nil"/>
              <w:bottom w:val="single" w:sz="4" w:space="0" w:color="auto"/>
              <w:right w:val="single" w:sz="4" w:space="0" w:color="auto"/>
            </w:tcBorders>
            <w:noWrap/>
            <w:vAlign w:val="center"/>
            <w:hideMark/>
          </w:tcPr>
          <w:p w14:paraId="31BF2F9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max</w:t>
            </w:r>
          </w:p>
        </w:tc>
      </w:tr>
      <w:tr w:rsidR="00725ADB" w:rsidRPr="00705526" w14:paraId="2662AE56" w14:textId="77777777" w:rsidTr="009E4B1F">
        <w:trPr>
          <w:trHeight w:val="283"/>
        </w:trPr>
        <w:tc>
          <w:tcPr>
            <w:tcW w:w="3060" w:type="dxa"/>
            <w:tcBorders>
              <w:top w:val="nil"/>
              <w:left w:val="single" w:sz="4" w:space="0" w:color="auto"/>
              <w:bottom w:val="nil"/>
              <w:right w:val="nil"/>
            </w:tcBorders>
            <w:vAlign w:val="center"/>
            <w:hideMark/>
          </w:tcPr>
          <w:p w14:paraId="6FEA3BA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Gallstone Status</w:t>
            </w:r>
          </w:p>
        </w:tc>
        <w:tc>
          <w:tcPr>
            <w:tcW w:w="960" w:type="dxa"/>
            <w:tcBorders>
              <w:top w:val="nil"/>
              <w:left w:val="single" w:sz="4" w:space="0" w:color="auto"/>
              <w:bottom w:val="nil"/>
              <w:right w:val="single" w:sz="4" w:space="0" w:color="auto"/>
            </w:tcBorders>
            <w:noWrap/>
            <w:vAlign w:val="center"/>
            <w:hideMark/>
          </w:tcPr>
          <w:p w14:paraId="07FF519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8EA7C5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0.4953</w:t>
            </w:r>
          </w:p>
        </w:tc>
        <w:tc>
          <w:tcPr>
            <w:tcW w:w="1051" w:type="dxa"/>
            <w:tcBorders>
              <w:top w:val="nil"/>
              <w:left w:val="nil"/>
              <w:bottom w:val="nil"/>
              <w:right w:val="single" w:sz="4" w:space="0" w:color="auto"/>
            </w:tcBorders>
            <w:noWrap/>
            <w:vAlign w:val="center"/>
            <w:hideMark/>
          </w:tcPr>
          <w:p w14:paraId="06B168C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0.5008</w:t>
            </w:r>
          </w:p>
        </w:tc>
        <w:tc>
          <w:tcPr>
            <w:tcW w:w="960" w:type="dxa"/>
            <w:tcBorders>
              <w:top w:val="nil"/>
              <w:left w:val="nil"/>
              <w:bottom w:val="nil"/>
              <w:right w:val="single" w:sz="4" w:space="0" w:color="auto"/>
            </w:tcBorders>
            <w:noWrap/>
            <w:vAlign w:val="center"/>
            <w:hideMark/>
          </w:tcPr>
          <w:p w14:paraId="5F0C88B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EE5645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4148311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990B34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0F395AF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6E3AC867" w14:textId="77777777" w:rsidTr="009E4B1F">
        <w:trPr>
          <w:trHeight w:val="283"/>
        </w:trPr>
        <w:tc>
          <w:tcPr>
            <w:tcW w:w="3060" w:type="dxa"/>
            <w:tcBorders>
              <w:top w:val="nil"/>
              <w:left w:val="single" w:sz="4" w:space="0" w:color="auto"/>
              <w:bottom w:val="nil"/>
              <w:right w:val="nil"/>
            </w:tcBorders>
            <w:vAlign w:val="center"/>
            <w:hideMark/>
          </w:tcPr>
          <w:p w14:paraId="32C6EA7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Age</w:t>
            </w:r>
          </w:p>
        </w:tc>
        <w:tc>
          <w:tcPr>
            <w:tcW w:w="960" w:type="dxa"/>
            <w:tcBorders>
              <w:top w:val="nil"/>
              <w:left w:val="single" w:sz="4" w:space="0" w:color="auto"/>
              <w:bottom w:val="nil"/>
              <w:right w:val="single" w:sz="4" w:space="0" w:color="auto"/>
            </w:tcBorders>
            <w:noWrap/>
            <w:vAlign w:val="center"/>
            <w:hideMark/>
          </w:tcPr>
          <w:p w14:paraId="141DAD2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8957E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48.0690</w:t>
            </w:r>
          </w:p>
        </w:tc>
        <w:tc>
          <w:tcPr>
            <w:tcW w:w="1051" w:type="dxa"/>
            <w:tcBorders>
              <w:top w:val="nil"/>
              <w:left w:val="nil"/>
              <w:bottom w:val="nil"/>
              <w:right w:val="single" w:sz="4" w:space="0" w:color="auto"/>
            </w:tcBorders>
            <w:noWrap/>
            <w:vAlign w:val="center"/>
            <w:hideMark/>
          </w:tcPr>
          <w:p w14:paraId="1CFF5B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12.1146</w:t>
            </w:r>
          </w:p>
        </w:tc>
        <w:tc>
          <w:tcPr>
            <w:tcW w:w="960" w:type="dxa"/>
            <w:tcBorders>
              <w:top w:val="nil"/>
              <w:left w:val="nil"/>
              <w:bottom w:val="nil"/>
              <w:right w:val="single" w:sz="4" w:space="0" w:color="auto"/>
            </w:tcBorders>
            <w:noWrap/>
            <w:vAlign w:val="center"/>
            <w:hideMark/>
          </w:tcPr>
          <w:p w14:paraId="0B6D76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w:t>
            </w:r>
          </w:p>
        </w:tc>
        <w:tc>
          <w:tcPr>
            <w:tcW w:w="960" w:type="dxa"/>
            <w:tcBorders>
              <w:top w:val="nil"/>
              <w:left w:val="nil"/>
              <w:bottom w:val="nil"/>
              <w:right w:val="single" w:sz="4" w:space="0" w:color="auto"/>
            </w:tcBorders>
            <w:noWrap/>
            <w:vAlign w:val="center"/>
            <w:hideMark/>
          </w:tcPr>
          <w:p w14:paraId="01645D3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38.5</w:t>
            </w:r>
          </w:p>
        </w:tc>
        <w:tc>
          <w:tcPr>
            <w:tcW w:w="1051" w:type="dxa"/>
            <w:tcBorders>
              <w:top w:val="nil"/>
              <w:left w:val="nil"/>
              <w:bottom w:val="nil"/>
              <w:right w:val="single" w:sz="4" w:space="0" w:color="auto"/>
            </w:tcBorders>
            <w:noWrap/>
            <w:vAlign w:val="center"/>
            <w:hideMark/>
          </w:tcPr>
          <w:p w14:paraId="0258838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w:t>
            </w:r>
          </w:p>
        </w:tc>
        <w:tc>
          <w:tcPr>
            <w:tcW w:w="960" w:type="dxa"/>
            <w:tcBorders>
              <w:top w:val="nil"/>
              <w:left w:val="nil"/>
              <w:bottom w:val="nil"/>
              <w:right w:val="single" w:sz="4" w:space="0" w:color="auto"/>
            </w:tcBorders>
            <w:noWrap/>
            <w:vAlign w:val="center"/>
            <w:hideMark/>
          </w:tcPr>
          <w:p w14:paraId="18BAEAF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55D52D6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96</w:t>
            </w:r>
          </w:p>
        </w:tc>
      </w:tr>
      <w:tr w:rsidR="00725ADB" w:rsidRPr="00705526" w14:paraId="721E38F5" w14:textId="77777777" w:rsidTr="009E4B1F">
        <w:trPr>
          <w:trHeight w:val="283"/>
        </w:trPr>
        <w:tc>
          <w:tcPr>
            <w:tcW w:w="3060" w:type="dxa"/>
            <w:tcBorders>
              <w:top w:val="nil"/>
              <w:left w:val="single" w:sz="4" w:space="0" w:color="auto"/>
              <w:bottom w:val="nil"/>
              <w:right w:val="nil"/>
            </w:tcBorders>
            <w:vAlign w:val="center"/>
            <w:hideMark/>
          </w:tcPr>
          <w:p w14:paraId="6026F7A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Gender</w:t>
            </w:r>
          </w:p>
        </w:tc>
        <w:tc>
          <w:tcPr>
            <w:tcW w:w="960" w:type="dxa"/>
            <w:tcBorders>
              <w:top w:val="nil"/>
              <w:left w:val="single" w:sz="4" w:space="0" w:color="auto"/>
              <w:bottom w:val="nil"/>
              <w:right w:val="single" w:sz="4" w:space="0" w:color="auto"/>
            </w:tcBorders>
            <w:noWrap/>
            <w:vAlign w:val="center"/>
            <w:hideMark/>
          </w:tcPr>
          <w:p w14:paraId="51F697A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C24DC6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0.4922</w:t>
            </w:r>
          </w:p>
        </w:tc>
        <w:tc>
          <w:tcPr>
            <w:tcW w:w="1051" w:type="dxa"/>
            <w:tcBorders>
              <w:top w:val="nil"/>
              <w:left w:val="nil"/>
              <w:bottom w:val="nil"/>
              <w:right w:val="single" w:sz="4" w:space="0" w:color="auto"/>
            </w:tcBorders>
            <w:noWrap/>
            <w:vAlign w:val="center"/>
            <w:hideMark/>
          </w:tcPr>
          <w:p w14:paraId="2D28232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0.5007</w:t>
            </w:r>
          </w:p>
        </w:tc>
        <w:tc>
          <w:tcPr>
            <w:tcW w:w="960" w:type="dxa"/>
            <w:tcBorders>
              <w:top w:val="nil"/>
              <w:left w:val="nil"/>
              <w:bottom w:val="nil"/>
              <w:right w:val="single" w:sz="4" w:space="0" w:color="auto"/>
            </w:tcBorders>
            <w:noWrap/>
            <w:vAlign w:val="center"/>
            <w:hideMark/>
          </w:tcPr>
          <w:p w14:paraId="77D8560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168DE0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F1A6EB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416107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D83534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469B61EC" w14:textId="77777777" w:rsidTr="009E4B1F">
        <w:trPr>
          <w:trHeight w:val="283"/>
        </w:trPr>
        <w:tc>
          <w:tcPr>
            <w:tcW w:w="3060" w:type="dxa"/>
            <w:tcBorders>
              <w:top w:val="nil"/>
              <w:left w:val="single" w:sz="4" w:space="0" w:color="auto"/>
              <w:bottom w:val="nil"/>
              <w:right w:val="nil"/>
            </w:tcBorders>
            <w:vAlign w:val="center"/>
            <w:hideMark/>
          </w:tcPr>
          <w:p w14:paraId="0C7C065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Comorbidity</w:t>
            </w:r>
          </w:p>
        </w:tc>
        <w:tc>
          <w:tcPr>
            <w:tcW w:w="960" w:type="dxa"/>
            <w:tcBorders>
              <w:top w:val="nil"/>
              <w:left w:val="single" w:sz="4" w:space="0" w:color="auto"/>
              <w:bottom w:val="nil"/>
              <w:right w:val="single" w:sz="4" w:space="0" w:color="auto"/>
            </w:tcBorders>
            <w:noWrap/>
            <w:vAlign w:val="center"/>
            <w:hideMark/>
          </w:tcPr>
          <w:p w14:paraId="0D0D054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78FAF4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0.3354</w:t>
            </w:r>
          </w:p>
        </w:tc>
        <w:tc>
          <w:tcPr>
            <w:tcW w:w="1051" w:type="dxa"/>
            <w:tcBorders>
              <w:top w:val="nil"/>
              <w:left w:val="nil"/>
              <w:bottom w:val="nil"/>
              <w:right w:val="single" w:sz="4" w:space="0" w:color="auto"/>
            </w:tcBorders>
            <w:noWrap/>
            <w:vAlign w:val="center"/>
            <w:hideMark/>
          </w:tcPr>
          <w:p w14:paraId="6E43619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0.5173</w:t>
            </w:r>
          </w:p>
        </w:tc>
        <w:tc>
          <w:tcPr>
            <w:tcW w:w="960" w:type="dxa"/>
            <w:tcBorders>
              <w:top w:val="nil"/>
              <w:left w:val="nil"/>
              <w:bottom w:val="nil"/>
              <w:right w:val="single" w:sz="4" w:space="0" w:color="auto"/>
            </w:tcBorders>
            <w:noWrap/>
            <w:vAlign w:val="center"/>
            <w:hideMark/>
          </w:tcPr>
          <w:p w14:paraId="2A0416A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9E4F5A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FB004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EB6A6E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402E2DA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r>
      <w:tr w:rsidR="00725ADB" w:rsidRPr="00705526" w14:paraId="0F26B375" w14:textId="77777777" w:rsidTr="009E4B1F">
        <w:trPr>
          <w:trHeight w:val="283"/>
        </w:trPr>
        <w:tc>
          <w:tcPr>
            <w:tcW w:w="3060" w:type="dxa"/>
            <w:tcBorders>
              <w:top w:val="nil"/>
              <w:left w:val="single" w:sz="4" w:space="0" w:color="auto"/>
              <w:bottom w:val="nil"/>
              <w:right w:val="nil"/>
            </w:tcBorders>
            <w:vAlign w:val="center"/>
            <w:hideMark/>
          </w:tcPr>
          <w:p w14:paraId="5208824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Coronary Artery Disease (CAD)</w:t>
            </w:r>
          </w:p>
        </w:tc>
        <w:tc>
          <w:tcPr>
            <w:tcW w:w="960" w:type="dxa"/>
            <w:tcBorders>
              <w:top w:val="nil"/>
              <w:left w:val="single" w:sz="4" w:space="0" w:color="auto"/>
              <w:bottom w:val="nil"/>
              <w:right w:val="single" w:sz="4" w:space="0" w:color="auto"/>
            </w:tcBorders>
            <w:noWrap/>
            <w:vAlign w:val="center"/>
            <w:hideMark/>
          </w:tcPr>
          <w:p w14:paraId="2B7B05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98B4D4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0.0376</w:t>
            </w:r>
          </w:p>
        </w:tc>
        <w:tc>
          <w:tcPr>
            <w:tcW w:w="1051" w:type="dxa"/>
            <w:tcBorders>
              <w:top w:val="nil"/>
              <w:left w:val="nil"/>
              <w:bottom w:val="nil"/>
              <w:right w:val="single" w:sz="4" w:space="0" w:color="auto"/>
            </w:tcBorders>
            <w:noWrap/>
            <w:vAlign w:val="center"/>
            <w:hideMark/>
          </w:tcPr>
          <w:p w14:paraId="6020AF9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0.1906</w:t>
            </w:r>
          </w:p>
        </w:tc>
        <w:tc>
          <w:tcPr>
            <w:tcW w:w="960" w:type="dxa"/>
            <w:tcBorders>
              <w:top w:val="nil"/>
              <w:left w:val="nil"/>
              <w:bottom w:val="nil"/>
              <w:right w:val="single" w:sz="4" w:space="0" w:color="auto"/>
            </w:tcBorders>
            <w:noWrap/>
            <w:vAlign w:val="center"/>
            <w:hideMark/>
          </w:tcPr>
          <w:p w14:paraId="60FC943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4CFA8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3D9236D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D4FB76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3B61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5E5AEE4E" w14:textId="77777777" w:rsidTr="009E4B1F">
        <w:trPr>
          <w:trHeight w:val="283"/>
        </w:trPr>
        <w:tc>
          <w:tcPr>
            <w:tcW w:w="3060" w:type="dxa"/>
            <w:tcBorders>
              <w:top w:val="nil"/>
              <w:left w:val="single" w:sz="4" w:space="0" w:color="auto"/>
              <w:bottom w:val="nil"/>
              <w:right w:val="nil"/>
            </w:tcBorders>
            <w:vAlign w:val="center"/>
            <w:hideMark/>
          </w:tcPr>
          <w:p w14:paraId="5ABF444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Hypothyroidism</w:t>
            </w:r>
          </w:p>
        </w:tc>
        <w:tc>
          <w:tcPr>
            <w:tcW w:w="960" w:type="dxa"/>
            <w:tcBorders>
              <w:top w:val="nil"/>
              <w:left w:val="single" w:sz="4" w:space="0" w:color="auto"/>
              <w:bottom w:val="nil"/>
              <w:right w:val="single" w:sz="4" w:space="0" w:color="auto"/>
            </w:tcBorders>
            <w:noWrap/>
            <w:vAlign w:val="center"/>
            <w:hideMark/>
          </w:tcPr>
          <w:p w14:paraId="76AA46A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D657B1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0.0282</w:t>
            </w:r>
          </w:p>
        </w:tc>
        <w:tc>
          <w:tcPr>
            <w:tcW w:w="1051" w:type="dxa"/>
            <w:tcBorders>
              <w:top w:val="nil"/>
              <w:left w:val="nil"/>
              <w:bottom w:val="nil"/>
              <w:right w:val="single" w:sz="4" w:space="0" w:color="auto"/>
            </w:tcBorders>
            <w:noWrap/>
            <w:vAlign w:val="center"/>
            <w:hideMark/>
          </w:tcPr>
          <w:p w14:paraId="392FF61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0.1658</w:t>
            </w:r>
          </w:p>
        </w:tc>
        <w:tc>
          <w:tcPr>
            <w:tcW w:w="960" w:type="dxa"/>
            <w:tcBorders>
              <w:top w:val="nil"/>
              <w:left w:val="nil"/>
              <w:bottom w:val="nil"/>
              <w:right w:val="single" w:sz="4" w:space="0" w:color="auto"/>
            </w:tcBorders>
            <w:noWrap/>
            <w:vAlign w:val="center"/>
            <w:hideMark/>
          </w:tcPr>
          <w:p w14:paraId="000107B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291707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0934FA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E64A97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6C714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438643CC" w14:textId="77777777" w:rsidTr="009E4B1F">
        <w:trPr>
          <w:trHeight w:val="283"/>
        </w:trPr>
        <w:tc>
          <w:tcPr>
            <w:tcW w:w="3060" w:type="dxa"/>
            <w:tcBorders>
              <w:top w:val="nil"/>
              <w:left w:val="single" w:sz="4" w:space="0" w:color="auto"/>
              <w:bottom w:val="nil"/>
              <w:right w:val="nil"/>
            </w:tcBorders>
            <w:vAlign w:val="center"/>
            <w:hideMark/>
          </w:tcPr>
          <w:p w14:paraId="6174FD6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Hyperlipidemia</w:t>
            </w:r>
            <w:proofErr w:type="spellEnd"/>
          </w:p>
        </w:tc>
        <w:tc>
          <w:tcPr>
            <w:tcW w:w="960" w:type="dxa"/>
            <w:tcBorders>
              <w:top w:val="nil"/>
              <w:left w:val="single" w:sz="4" w:space="0" w:color="auto"/>
              <w:bottom w:val="nil"/>
              <w:right w:val="single" w:sz="4" w:space="0" w:color="auto"/>
            </w:tcBorders>
            <w:noWrap/>
            <w:vAlign w:val="center"/>
            <w:hideMark/>
          </w:tcPr>
          <w:p w14:paraId="602A34C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E389B4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0.0251</w:t>
            </w:r>
          </w:p>
        </w:tc>
        <w:tc>
          <w:tcPr>
            <w:tcW w:w="1051" w:type="dxa"/>
            <w:tcBorders>
              <w:top w:val="nil"/>
              <w:left w:val="nil"/>
              <w:bottom w:val="nil"/>
              <w:right w:val="single" w:sz="4" w:space="0" w:color="auto"/>
            </w:tcBorders>
            <w:noWrap/>
            <w:vAlign w:val="center"/>
            <w:hideMark/>
          </w:tcPr>
          <w:p w14:paraId="6CA8CC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0.1566</w:t>
            </w:r>
          </w:p>
        </w:tc>
        <w:tc>
          <w:tcPr>
            <w:tcW w:w="960" w:type="dxa"/>
            <w:tcBorders>
              <w:top w:val="nil"/>
              <w:left w:val="nil"/>
              <w:bottom w:val="nil"/>
              <w:right w:val="single" w:sz="4" w:space="0" w:color="auto"/>
            </w:tcBorders>
            <w:noWrap/>
            <w:vAlign w:val="center"/>
            <w:hideMark/>
          </w:tcPr>
          <w:p w14:paraId="22CC6DC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79C7F4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9CB96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25FE9B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496429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2615E75F" w14:textId="77777777" w:rsidTr="009E4B1F">
        <w:trPr>
          <w:trHeight w:val="283"/>
        </w:trPr>
        <w:tc>
          <w:tcPr>
            <w:tcW w:w="3060" w:type="dxa"/>
            <w:tcBorders>
              <w:top w:val="nil"/>
              <w:left w:val="single" w:sz="4" w:space="0" w:color="auto"/>
              <w:bottom w:val="nil"/>
              <w:right w:val="nil"/>
            </w:tcBorders>
            <w:vAlign w:val="center"/>
            <w:hideMark/>
          </w:tcPr>
          <w:p w14:paraId="10E3BCF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Diabetes Mellitus (DM)</w:t>
            </w:r>
          </w:p>
        </w:tc>
        <w:tc>
          <w:tcPr>
            <w:tcW w:w="960" w:type="dxa"/>
            <w:tcBorders>
              <w:top w:val="nil"/>
              <w:left w:val="single" w:sz="4" w:space="0" w:color="auto"/>
              <w:bottom w:val="nil"/>
              <w:right w:val="single" w:sz="4" w:space="0" w:color="auto"/>
            </w:tcBorders>
            <w:noWrap/>
            <w:vAlign w:val="center"/>
            <w:hideMark/>
          </w:tcPr>
          <w:p w14:paraId="0BD4C04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BE1ED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0.1348</w:t>
            </w:r>
          </w:p>
        </w:tc>
        <w:tc>
          <w:tcPr>
            <w:tcW w:w="1051" w:type="dxa"/>
            <w:tcBorders>
              <w:top w:val="nil"/>
              <w:left w:val="nil"/>
              <w:bottom w:val="nil"/>
              <w:right w:val="single" w:sz="4" w:space="0" w:color="auto"/>
            </w:tcBorders>
            <w:noWrap/>
            <w:vAlign w:val="center"/>
            <w:hideMark/>
          </w:tcPr>
          <w:p w14:paraId="255DD22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0.3420</w:t>
            </w:r>
          </w:p>
        </w:tc>
        <w:tc>
          <w:tcPr>
            <w:tcW w:w="960" w:type="dxa"/>
            <w:tcBorders>
              <w:top w:val="nil"/>
              <w:left w:val="nil"/>
              <w:bottom w:val="nil"/>
              <w:right w:val="single" w:sz="4" w:space="0" w:color="auto"/>
            </w:tcBorders>
            <w:noWrap/>
            <w:vAlign w:val="center"/>
            <w:hideMark/>
          </w:tcPr>
          <w:p w14:paraId="1B52EE9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796FB7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63975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5621E7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038976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7F0B94E1" w14:textId="77777777" w:rsidTr="009E4B1F">
        <w:trPr>
          <w:trHeight w:val="283"/>
        </w:trPr>
        <w:tc>
          <w:tcPr>
            <w:tcW w:w="3060" w:type="dxa"/>
            <w:tcBorders>
              <w:top w:val="nil"/>
              <w:left w:val="single" w:sz="4" w:space="0" w:color="auto"/>
              <w:bottom w:val="nil"/>
              <w:right w:val="nil"/>
            </w:tcBorders>
            <w:vAlign w:val="center"/>
            <w:hideMark/>
          </w:tcPr>
          <w:p w14:paraId="3159F8E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Height</w:t>
            </w:r>
          </w:p>
        </w:tc>
        <w:tc>
          <w:tcPr>
            <w:tcW w:w="960" w:type="dxa"/>
            <w:tcBorders>
              <w:top w:val="nil"/>
              <w:left w:val="single" w:sz="4" w:space="0" w:color="auto"/>
              <w:bottom w:val="nil"/>
              <w:right w:val="single" w:sz="4" w:space="0" w:color="auto"/>
            </w:tcBorders>
            <w:noWrap/>
            <w:vAlign w:val="center"/>
            <w:hideMark/>
          </w:tcPr>
          <w:p w14:paraId="63ADD9F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F9050E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167.1567</w:t>
            </w:r>
          </w:p>
        </w:tc>
        <w:tc>
          <w:tcPr>
            <w:tcW w:w="1051" w:type="dxa"/>
            <w:tcBorders>
              <w:top w:val="nil"/>
              <w:left w:val="nil"/>
              <w:bottom w:val="nil"/>
              <w:right w:val="single" w:sz="4" w:space="0" w:color="auto"/>
            </w:tcBorders>
            <w:noWrap/>
            <w:vAlign w:val="center"/>
            <w:hideMark/>
          </w:tcPr>
          <w:p w14:paraId="7E7C2B7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10.0530</w:t>
            </w:r>
          </w:p>
        </w:tc>
        <w:tc>
          <w:tcPr>
            <w:tcW w:w="960" w:type="dxa"/>
            <w:tcBorders>
              <w:top w:val="nil"/>
              <w:left w:val="nil"/>
              <w:bottom w:val="nil"/>
              <w:right w:val="single" w:sz="4" w:space="0" w:color="auto"/>
            </w:tcBorders>
            <w:noWrap/>
            <w:vAlign w:val="center"/>
            <w:hideMark/>
          </w:tcPr>
          <w:p w14:paraId="7C9B8E7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145</w:t>
            </w:r>
          </w:p>
        </w:tc>
        <w:tc>
          <w:tcPr>
            <w:tcW w:w="960" w:type="dxa"/>
            <w:tcBorders>
              <w:top w:val="nil"/>
              <w:left w:val="nil"/>
              <w:bottom w:val="nil"/>
              <w:right w:val="single" w:sz="4" w:space="0" w:color="auto"/>
            </w:tcBorders>
            <w:noWrap/>
            <w:vAlign w:val="center"/>
            <w:hideMark/>
          </w:tcPr>
          <w:p w14:paraId="76B5C50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159.5</w:t>
            </w:r>
          </w:p>
        </w:tc>
        <w:tc>
          <w:tcPr>
            <w:tcW w:w="1051" w:type="dxa"/>
            <w:tcBorders>
              <w:top w:val="nil"/>
              <w:left w:val="nil"/>
              <w:bottom w:val="nil"/>
              <w:right w:val="single" w:sz="4" w:space="0" w:color="auto"/>
            </w:tcBorders>
            <w:noWrap/>
            <w:vAlign w:val="center"/>
            <w:hideMark/>
          </w:tcPr>
          <w:p w14:paraId="3655386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168</w:t>
            </w:r>
          </w:p>
        </w:tc>
        <w:tc>
          <w:tcPr>
            <w:tcW w:w="960" w:type="dxa"/>
            <w:tcBorders>
              <w:top w:val="nil"/>
              <w:left w:val="nil"/>
              <w:bottom w:val="nil"/>
              <w:right w:val="single" w:sz="4" w:space="0" w:color="auto"/>
            </w:tcBorders>
            <w:noWrap/>
            <w:vAlign w:val="center"/>
            <w:hideMark/>
          </w:tcPr>
          <w:p w14:paraId="7E616F3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175</w:t>
            </w:r>
          </w:p>
        </w:tc>
        <w:tc>
          <w:tcPr>
            <w:tcW w:w="960" w:type="dxa"/>
            <w:tcBorders>
              <w:top w:val="nil"/>
              <w:left w:val="nil"/>
              <w:bottom w:val="nil"/>
              <w:right w:val="single" w:sz="4" w:space="0" w:color="auto"/>
            </w:tcBorders>
            <w:noWrap/>
            <w:vAlign w:val="center"/>
            <w:hideMark/>
          </w:tcPr>
          <w:p w14:paraId="7AF4090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191</w:t>
            </w:r>
          </w:p>
        </w:tc>
      </w:tr>
      <w:tr w:rsidR="00725ADB" w:rsidRPr="00705526" w14:paraId="151489B1" w14:textId="77777777" w:rsidTr="009E4B1F">
        <w:trPr>
          <w:trHeight w:val="283"/>
        </w:trPr>
        <w:tc>
          <w:tcPr>
            <w:tcW w:w="3060" w:type="dxa"/>
            <w:tcBorders>
              <w:top w:val="nil"/>
              <w:left w:val="single" w:sz="4" w:space="0" w:color="auto"/>
              <w:bottom w:val="nil"/>
              <w:right w:val="nil"/>
            </w:tcBorders>
            <w:vAlign w:val="center"/>
            <w:hideMark/>
          </w:tcPr>
          <w:p w14:paraId="7A5B6A4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Weight</w:t>
            </w:r>
          </w:p>
        </w:tc>
        <w:tc>
          <w:tcPr>
            <w:tcW w:w="960" w:type="dxa"/>
            <w:tcBorders>
              <w:top w:val="nil"/>
              <w:left w:val="single" w:sz="4" w:space="0" w:color="auto"/>
              <w:bottom w:val="nil"/>
              <w:right w:val="single" w:sz="4" w:space="0" w:color="auto"/>
            </w:tcBorders>
            <w:noWrap/>
            <w:vAlign w:val="center"/>
            <w:hideMark/>
          </w:tcPr>
          <w:p w14:paraId="20083C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7120BD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80.5649</w:t>
            </w:r>
          </w:p>
        </w:tc>
        <w:tc>
          <w:tcPr>
            <w:tcW w:w="1051" w:type="dxa"/>
            <w:tcBorders>
              <w:top w:val="nil"/>
              <w:left w:val="nil"/>
              <w:bottom w:val="nil"/>
              <w:right w:val="single" w:sz="4" w:space="0" w:color="auto"/>
            </w:tcBorders>
            <w:noWrap/>
            <w:vAlign w:val="center"/>
            <w:hideMark/>
          </w:tcPr>
          <w:p w14:paraId="0A5D493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15.7091</w:t>
            </w:r>
          </w:p>
        </w:tc>
        <w:tc>
          <w:tcPr>
            <w:tcW w:w="960" w:type="dxa"/>
            <w:tcBorders>
              <w:top w:val="nil"/>
              <w:left w:val="nil"/>
              <w:bottom w:val="nil"/>
              <w:right w:val="single" w:sz="4" w:space="0" w:color="auto"/>
            </w:tcBorders>
            <w:noWrap/>
            <w:vAlign w:val="center"/>
            <w:hideMark/>
          </w:tcPr>
          <w:p w14:paraId="37CEA49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42.9</w:t>
            </w:r>
          </w:p>
        </w:tc>
        <w:tc>
          <w:tcPr>
            <w:tcW w:w="960" w:type="dxa"/>
            <w:tcBorders>
              <w:top w:val="nil"/>
              <w:left w:val="nil"/>
              <w:bottom w:val="nil"/>
              <w:right w:val="single" w:sz="4" w:space="0" w:color="auto"/>
            </w:tcBorders>
            <w:noWrap/>
            <w:vAlign w:val="center"/>
            <w:hideMark/>
          </w:tcPr>
          <w:p w14:paraId="0D8DE88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69.6</w:t>
            </w:r>
          </w:p>
        </w:tc>
        <w:tc>
          <w:tcPr>
            <w:tcW w:w="1051" w:type="dxa"/>
            <w:tcBorders>
              <w:top w:val="nil"/>
              <w:left w:val="nil"/>
              <w:bottom w:val="nil"/>
              <w:right w:val="single" w:sz="4" w:space="0" w:color="auto"/>
            </w:tcBorders>
            <w:noWrap/>
            <w:vAlign w:val="center"/>
            <w:hideMark/>
          </w:tcPr>
          <w:p w14:paraId="181DBC6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78.8</w:t>
            </w:r>
          </w:p>
        </w:tc>
        <w:tc>
          <w:tcPr>
            <w:tcW w:w="960" w:type="dxa"/>
            <w:tcBorders>
              <w:top w:val="nil"/>
              <w:left w:val="nil"/>
              <w:bottom w:val="nil"/>
              <w:right w:val="single" w:sz="4" w:space="0" w:color="auto"/>
            </w:tcBorders>
            <w:noWrap/>
            <w:vAlign w:val="center"/>
            <w:hideMark/>
          </w:tcPr>
          <w:p w14:paraId="47D0F0C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91.25</w:t>
            </w:r>
          </w:p>
        </w:tc>
        <w:tc>
          <w:tcPr>
            <w:tcW w:w="960" w:type="dxa"/>
            <w:tcBorders>
              <w:top w:val="nil"/>
              <w:left w:val="nil"/>
              <w:bottom w:val="nil"/>
              <w:right w:val="single" w:sz="4" w:space="0" w:color="auto"/>
            </w:tcBorders>
            <w:noWrap/>
            <w:vAlign w:val="center"/>
            <w:hideMark/>
          </w:tcPr>
          <w:p w14:paraId="35B2528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143.5</w:t>
            </w:r>
          </w:p>
        </w:tc>
      </w:tr>
      <w:tr w:rsidR="00725ADB" w:rsidRPr="00705526" w14:paraId="092B5598" w14:textId="77777777" w:rsidTr="009E4B1F">
        <w:trPr>
          <w:trHeight w:val="283"/>
        </w:trPr>
        <w:tc>
          <w:tcPr>
            <w:tcW w:w="3060" w:type="dxa"/>
            <w:tcBorders>
              <w:top w:val="nil"/>
              <w:left w:val="single" w:sz="4" w:space="0" w:color="auto"/>
              <w:bottom w:val="nil"/>
              <w:right w:val="nil"/>
            </w:tcBorders>
            <w:vAlign w:val="center"/>
            <w:hideMark/>
          </w:tcPr>
          <w:p w14:paraId="4FF308D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Mass Index (BMI)</w:t>
            </w:r>
          </w:p>
        </w:tc>
        <w:tc>
          <w:tcPr>
            <w:tcW w:w="960" w:type="dxa"/>
            <w:tcBorders>
              <w:top w:val="nil"/>
              <w:left w:val="single" w:sz="4" w:space="0" w:color="auto"/>
              <w:bottom w:val="nil"/>
              <w:right w:val="single" w:sz="4" w:space="0" w:color="auto"/>
            </w:tcBorders>
            <w:noWrap/>
            <w:vAlign w:val="center"/>
            <w:hideMark/>
          </w:tcPr>
          <w:p w14:paraId="39A618A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40BEF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28.8771</w:t>
            </w:r>
          </w:p>
        </w:tc>
        <w:tc>
          <w:tcPr>
            <w:tcW w:w="1051" w:type="dxa"/>
            <w:tcBorders>
              <w:top w:val="nil"/>
              <w:left w:val="nil"/>
              <w:bottom w:val="nil"/>
              <w:right w:val="single" w:sz="4" w:space="0" w:color="auto"/>
            </w:tcBorders>
            <w:noWrap/>
            <w:vAlign w:val="center"/>
            <w:hideMark/>
          </w:tcPr>
          <w:p w14:paraId="48EEA8A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5.3137</w:t>
            </w:r>
          </w:p>
        </w:tc>
        <w:tc>
          <w:tcPr>
            <w:tcW w:w="960" w:type="dxa"/>
            <w:tcBorders>
              <w:top w:val="nil"/>
              <w:left w:val="nil"/>
              <w:bottom w:val="nil"/>
              <w:right w:val="single" w:sz="4" w:space="0" w:color="auto"/>
            </w:tcBorders>
            <w:noWrap/>
            <w:vAlign w:val="center"/>
            <w:hideMark/>
          </w:tcPr>
          <w:p w14:paraId="06C91B9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17.4</w:t>
            </w:r>
          </w:p>
        </w:tc>
        <w:tc>
          <w:tcPr>
            <w:tcW w:w="960" w:type="dxa"/>
            <w:tcBorders>
              <w:top w:val="nil"/>
              <w:left w:val="nil"/>
              <w:bottom w:val="nil"/>
              <w:right w:val="single" w:sz="4" w:space="0" w:color="auto"/>
            </w:tcBorders>
            <w:noWrap/>
            <w:vAlign w:val="center"/>
            <w:hideMark/>
          </w:tcPr>
          <w:p w14:paraId="6C34FC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25.25</w:t>
            </w:r>
          </w:p>
        </w:tc>
        <w:tc>
          <w:tcPr>
            <w:tcW w:w="1051" w:type="dxa"/>
            <w:tcBorders>
              <w:top w:val="nil"/>
              <w:left w:val="nil"/>
              <w:bottom w:val="nil"/>
              <w:right w:val="single" w:sz="4" w:space="0" w:color="auto"/>
            </w:tcBorders>
            <w:noWrap/>
            <w:vAlign w:val="center"/>
            <w:hideMark/>
          </w:tcPr>
          <w:p w14:paraId="47CF2E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28.3</w:t>
            </w:r>
          </w:p>
        </w:tc>
        <w:tc>
          <w:tcPr>
            <w:tcW w:w="960" w:type="dxa"/>
            <w:tcBorders>
              <w:top w:val="nil"/>
              <w:left w:val="nil"/>
              <w:bottom w:val="nil"/>
              <w:right w:val="single" w:sz="4" w:space="0" w:color="auto"/>
            </w:tcBorders>
            <w:noWrap/>
            <w:vAlign w:val="center"/>
            <w:hideMark/>
          </w:tcPr>
          <w:p w14:paraId="723300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31.85</w:t>
            </w:r>
          </w:p>
        </w:tc>
        <w:tc>
          <w:tcPr>
            <w:tcW w:w="960" w:type="dxa"/>
            <w:tcBorders>
              <w:top w:val="nil"/>
              <w:left w:val="nil"/>
              <w:bottom w:val="nil"/>
              <w:right w:val="single" w:sz="4" w:space="0" w:color="auto"/>
            </w:tcBorders>
            <w:noWrap/>
            <w:vAlign w:val="center"/>
            <w:hideMark/>
          </w:tcPr>
          <w:p w14:paraId="29A7105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49.7</w:t>
            </w:r>
          </w:p>
        </w:tc>
      </w:tr>
      <w:tr w:rsidR="00725ADB" w:rsidRPr="00705526" w14:paraId="07DA02BC" w14:textId="77777777" w:rsidTr="009E4B1F">
        <w:trPr>
          <w:trHeight w:val="283"/>
        </w:trPr>
        <w:tc>
          <w:tcPr>
            <w:tcW w:w="3060" w:type="dxa"/>
            <w:tcBorders>
              <w:top w:val="nil"/>
              <w:left w:val="single" w:sz="4" w:space="0" w:color="auto"/>
              <w:bottom w:val="nil"/>
              <w:right w:val="nil"/>
            </w:tcBorders>
            <w:vAlign w:val="center"/>
            <w:hideMark/>
          </w:tcPr>
          <w:p w14:paraId="5E7F563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Water (TBW)</w:t>
            </w:r>
          </w:p>
        </w:tc>
        <w:tc>
          <w:tcPr>
            <w:tcW w:w="960" w:type="dxa"/>
            <w:tcBorders>
              <w:top w:val="nil"/>
              <w:left w:val="single" w:sz="4" w:space="0" w:color="auto"/>
              <w:bottom w:val="nil"/>
              <w:right w:val="single" w:sz="4" w:space="0" w:color="auto"/>
            </w:tcBorders>
            <w:noWrap/>
            <w:vAlign w:val="center"/>
            <w:hideMark/>
          </w:tcPr>
          <w:p w14:paraId="561BB6C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03FC3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40.5878</w:t>
            </w:r>
          </w:p>
        </w:tc>
        <w:tc>
          <w:tcPr>
            <w:tcW w:w="1051" w:type="dxa"/>
            <w:tcBorders>
              <w:top w:val="nil"/>
              <w:left w:val="nil"/>
              <w:bottom w:val="nil"/>
              <w:right w:val="single" w:sz="4" w:space="0" w:color="auto"/>
            </w:tcBorders>
            <w:noWrap/>
            <w:vAlign w:val="center"/>
            <w:hideMark/>
          </w:tcPr>
          <w:p w14:paraId="2940374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7.9302</w:t>
            </w:r>
          </w:p>
        </w:tc>
        <w:tc>
          <w:tcPr>
            <w:tcW w:w="960" w:type="dxa"/>
            <w:tcBorders>
              <w:top w:val="nil"/>
              <w:left w:val="nil"/>
              <w:bottom w:val="nil"/>
              <w:right w:val="single" w:sz="4" w:space="0" w:color="auto"/>
            </w:tcBorders>
            <w:noWrap/>
            <w:vAlign w:val="center"/>
            <w:hideMark/>
          </w:tcPr>
          <w:p w14:paraId="1F955F1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w:t>
            </w:r>
          </w:p>
        </w:tc>
        <w:tc>
          <w:tcPr>
            <w:tcW w:w="960" w:type="dxa"/>
            <w:tcBorders>
              <w:top w:val="nil"/>
              <w:left w:val="nil"/>
              <w:bottom w:val="nil"/>
              <w:right w:val="single" w:sz="4" w:space="0" w:color="auto"/>
            </w:tcBorders>
            <w:noWrap/>
            <w:vAlign w:val="center"/>
            <w:hideMark/>
          </w:tcPr>
          <w:p w14:paraId="406D8B0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34.2</w:t>
            </w:r>
          </w:p>
        </w:tc>
        <w:tc>
          <w:tcPr>
            <w:tcW w:w="1051" w:type="dxa"/>
            <w:tcBorders>
              <w:top w:val="nil"/>
              <w:left w:val="nil"/>
              <w:bottom w:val="nil"/>
              <w:right w:val="single" w:sz="4" w:space="0" w:color="auto"/>
            </w:tcBorders>
            <w:noWrap/>
            <w:vAlign w:val="center"/>
            <w:hideMark/>
          </w:tcPr>
          <w:p w14:paraId="457AB88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39.8</w:t>
            </w:r>
          </w:p>
        </w:tc>
        <w:tc>
          <w:tcPr>
            <w:tcW w:w="960" w:type="dxa"/>
            <w:tcBorders>
              <w:top w:val="nil"/>
              <w:left w:val="nil"/>
              <w:bottom w:val="nil"/>
              <w:right w:val="single" w:sz="4" w:space="0" w:color="auto"/>
            </w:tcBorders>
            <w:noWrap/>
            <w:vAlign w:val="center"/>
            <w:hideMark/>
          </w:tcPr>
          <w:p w14:paraId="1005BC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47223F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66.2</w:t>
            </w:r>
          </w:p>
        </w:tc>
      </w:tr>
      <w:tr w:rsidR="00725ADB" w:rsidRPr="00705526" w14:paraId="39459D5E" w14:textId="77777777" w:rsidTr="009E4B1F">
        <w:trPr>
          <w:trHeight w:val="283"/>
        </w:trPr>
        <w:tc>
          <w:tcPr>
            <w:tcW w:w="3060" w:type="dxa"/>
            <w:tcBorders>
              <w:top w:val="nil"/>
              <w:left w:val="single" w:sz="4" w:space="0" w:color="auto"/>
              <w:bottom w:val="nil"/>
              <w:right w:val="nil"/>
            </w:tcBorders>
            <w:vAlign w:val="center"/>
            <w:hideMark/>
          </w:tcPr>
          <w:p w14:paraId="51A7A96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Water (ECW)</w:t>
            </w:r>
          </w:p>
        </w:tc>
        <w:tc>
          <w:tcPr>
            <w:tcW w:w="960" w:type="dxa"/>
            <w:tcBorders>
              <w:top w:val="nil"/>
              <w:left w:val="single" w:sz="4" w:space="0" w:color="auto"/>
              <w:bottom w:val="nil"/>
              <w:right w:val="single" w:sz="4" w:space="0" w:color="auto"/>
            </w:tcBorders>
            <w:noWrap/>
            <w:vAlign w:val="center"/>
            <w:hideMark/>
          </w:tcPr>
          <w:p w14:paraId="281BD79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F29EA7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17.0712</w:t>
            </w:r>
          </w:p>
        </w:tc>
        <w:tc>
          <w:tcPr>
            <w:tcW w:w="1051" w:type="dxa"/>
            <w:tcBorders>
              <w:top w:val="nil"/>
              <w:left w:val="nil"/>
              <w:bottom w:val="nil"/>
              <w:right w:val="single" w:sz="4" w:space="0" w:color="auto"/>
            </w:tcBorders>
            <w:noWrap/>
            <w:vAlign w:val="center"/>
            <w:hideMark/>
          </w:tcPr>
          <w:p w14:paraId="161566D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3.1619</w:t>
            </w:r>
          </w:p>
        </w:tc>
        <w:tc>
          <w:tcPr>
            <w:tcW w:w="960" w:type="dxa"/>
            <w:tcBorders>
              <w:top w:val="nil"/>
              <w:left w:val="nil"/>
              <w:bottom w:val="nil"/>
              <w:right w:val="single" w:sz="4" w:space="0" w:color="auto"/>
            </w:tcBorders>
            <w:noWrap/>
            <w:vAlign w:val="center"/>
            <w:hideMark/>
          </w:tcPr>
          <w:p w14:paraId="4E17577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708358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14.8</w:t>
            </w:r>
          </w:p>
        </w:tc>
        <w:tc>
          <w:tcPr>
            <w:tcW w:w="1051" w:type="dxa"/>
            <w:tcBorders>
              <w:top w:val="nil"/>
              <w:left w:val="nil"/>
              <w:bottom w:val="nil"/>
              <w:right w:val="single" w:sz="4" w:space="0" w:color="auto"/>
            </w:tcBorders>
            <w:noWrap/>
            <w:vAlign w:val="center"/>
            <w:hideMark/>
          </w:tcPr>
          <w:p w14:paraId="79F0CCD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17.1</w:t>
            </w:r>
          </w:p>
        </w:tc>
        <w:tc>
          <w:tcPr>
            <w:tcW w:w="960" w:type="dxa"/>
            <w:tcBorders>
              <w:top w:val="nil"/>
              <w:left w:val="nil"/>
              <w:bottom w:val="nil"/>
              <w:right w:val="single" w:sz="4" w:space="0" w:color="auto"/>
            </w:tcBorders>
            <w:noWrap/>
            <w:vAlign w:val="center"/>
            <w:hideMark/>
          </w:tcPr>
          <w:p w14:paraId="25F011B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19.4</w:t>
            </w:r>
          </w:p>
        </w:tc>
        <w:tc>
          <w:tcPr>
            <w:tcW w:w="960" w:type="dxa"/>
            <w:tcBorders>
              <w:top w:val="nil"/>
              <w:left w:val="nil"/>
              <w:bottom w:val="nil"/>
              <w:right w:val="single" w:sz="4" w:space="0" w:color="auto"/>
            </w:tcBorders>
            <w:noWrap/>
            <w:vAlign w:val="center"/>
            <w:hideMark/>
          </w:tcPr>
          <w:p w14:paraId="05E4E58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w:t>
            </w:r>
          </w:p>
        </w:tc>
      </w:tr>
      <w:tr w:rsidR="00725ADB" w:rsidRPr="00705526" w14:paraId="33FA2BBF" w14:textId="77777777" w:rsidTr="009E4B1F">
        <w:trPr>
          <w:trHeight w:val="283"/>
        </w:trPr>
        <w:tc>
          <w:tcPr>
            <w:tcW w:w="3060" w:type="dxa"/>
            <w:tcBorders>
              <w:top w:val="nil"/>
              <w:left w:val="single" w:sz="4" w:space="0" w:color="auto"/>
              <w:bottom w:val="nil"/>
              <w:right w:val="nil"/>
            </w:tcBorders>
            <w:vAlign w:val="center"/>
            <w:hideMark/>
          </w:tcPr>
          <w:p w14:paraId="3EB303A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Intracellular Water (ICW)</w:t>
            </w:r>
          </w:p>
        </w:tc>
        <w:tc>
          <w:tcPr>
            <w:tcW w:w="960" w:type="dxa"/>
            <w:tcBorders>
              <w:top w:val="nil"/>
              <w:left w:val="single" w:sz="4" w:space="0" w:color="auto"/>
              <w:bottom w:val="nil"/>
              <w:right w:val="single" w:sz="4" w:space="0" w:color="auto"/>
            </w:tcBorders>
            <w:noWrap/>
            <w:vAlign w:val="center"/>
            <w:hideMark/>
          </w:tcPr>
          <w:p w14:paraId="749F013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2FE90F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23.6345</w:t>
            </w:r>
          </w:p>
        </w:tc>
        <w:tc>
          <w:tcPr>
            <w:tcW w:w="1051" w:type="dxa"/>
            <w:tcBorders>
              <w:top w:val="nil"/>
              <w:left w:val="nil"/>
              <w:bottom w:val="nil"/>
              <w:right w:val="single" w:sz="4" w:space="0" w:color="auto"/>
            </w:tcBorders>
            <w:noWrap/>
            <w:vAlign w:val="center"/>
            <w:hideMark/>
          </w:tcPr>
          <w:p w14:paraId="4B0D3D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5.3493</w:t>
            </w:r>
          </w:p>
        </w:tc>
        <w:tc>
          <w:tcPr>
            <w:tcW w:w="960" w:type="dxa"/>
            <w:tcBorders>
              <w:top w:val="nil"/>
              <w:left w:val="nil"/>
              <w:bottom w:val="nil"/>
              <w:right w:val="single" w:sz="4" w:space="0" w:color="auto"/>
            </w:tcBorders>
            <w:noWrap/>
            <w:vAlign w:val="center"/>
            <w:hideMark/>
          </w:tcPr>
          <w:p w14:paraId="55F9B68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13.8</w:t>
            </w:r>
          </w:p>
        </w:tc>
        <w:tc>
          <w:tcPr>
            <w:tcW w:w="960" w:type="dxa"/>
            <w:tcBorders>
              <w:top w:val="nil"/>
              <w:left w:val="nil"/>
              <w:bottom w:val="nil"/>
              <w:right w:val="single" w:sz="4" w:space="0" w:color="auto"/>
            </w:tcBorders>
            <w:noWrap/>
            <w:vAlign w:val="center"/>
            <w:hideMark/>
          </w:tcPr>
          <w:p w14:paraId="67DBC9D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19.3</w:t>
            </w:r>
          </w:p>
        </w:tc>
        <w:tc>
          <w:tcPr>
            <w:tcW w:w="1051" w:type="dxa"/>
            <w:tcBorders>
              <w:top w:val="nil"/>
              <w:left w:val="nil"/>
              <w:bottom w:val="nil"/>
              <w:right w:val="single" w:sz="4" w:space="0" w:color="auto"/>
            </w:tcBorders>
            <w:noWrap/>
            <w:vAlign w:val="center"/>
            <w:hideMark/>
          </w:tcPr>
          <w:p w14:paraId="75DACF1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66476F9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27.55</w:t>
            </w:r>
          </w:p>
        </w:tc>
        <w:tc>
          <w:tcPr>
            <w:tcW w:w="960" w:type="dxa"/>
            <w:tcBorders>
              <w:top w:val="nil"/>
              <w:left w:val="nil"/>
              <w:bottom w:val="nil"/>
              <w:right w:val="single" w:sz="4" w:space="0" w:color="auto"/>
            </w:tcBorders>
            <w:noWrap/>
            <w:vAlign w:val="center"/>
            <w:hideMark/>
          </w:tcPr>
          <w:p w14:paraId="5D918DC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57.1</w:t>
            </w:r>
          </w:p>
        </w:tc>
      </w:tr>
      <w:tr w:rsidR="00725ADB" w:rsidRPr="00705526" w14:paraId="4B59ECEC" w14:textId="77777777" w:rsidTr="009E4B1F">
        <w:trPr>
          <w:trHeight w:val="283"/>
        </w:trPr>
        <w:tc>
          <w:tcPr>
            <w:tcW w:w="3060" w:type="dxa"/>
            <w:tcBorders>
              <w:top w:val="nil"/>
              <w:left w:val="single" w:sz="4" w:space="0" w:color="auto"/>
              <w:bottom w:val="nil"/>
              <w:right w:val="nil"/>
            </w:tcBorders>
            <w:vAlign w:val="center"/>
            <w:hideMark/>
          </w:tcPr>
          <w:p w14:paraId="1F6D074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Fluid/Total Body Water (ECF/TBW)</w:t>
            </w:r>
          </w:p>
        </w:tc>
        <w:tc>
          <w:tcPr>
            <w:tcW w:w="960" w:type="dxa"/>
            <w:tcBorders>
              <w:top w:val="nil"/>
              <w:left w:val="single" w:sz="4" w:space="0" w:color="auto"/>
              <w:bottom w:val="nil"/>
              <w:right w:val="single" w:sz="4" w:space="0" w:color="auto"/>
            </w:tcBorders>
            <w:noWrap/>
            <w:vAlign w:val="center"/>
            <w:hideMark/>
          </w:tcPr>
          <w:p w14:paraId="34BD97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87BE91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42.2120</w:t>
            </w:r>
          </w:p>
        </w:tc>
        <w:tc>
          <w:tcPr>
            <w:tcW w:w="1051" w:type="dxa"/>
            <w:tcBorders>
              <w:top w:val="nil"/>
              <w:left w:val="nil"/>
              <w:bottom w:val="nil"/>
              <w:right w:val="single" w:sz="4" w:space="0" w:color="auto"/>
            </w:tcBorders>
            <w:noWrap/>
            <w:vAlign w:val="center"/>
            <w:hideMark/>
          </w:tcPr>
          <w:p w14:paraId="74AB36E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3.2445</w:t>
            </w:r>
          </w:p>
        </w:tc>
        <w:tc>
          <w:tcPr>
            <w:tcW w:w="960" w:type="dxa"/>
            <w:tcBorders>
              <w:top w:val="nil"/>
              <w:left w:val="nil"/>
              <w:bottom w:val="nil"/>
              <w:right w:val="single" w:sz="4" w:space="0" w:color="auto"/>
            </w:tcBorders>
            <w:noWrap/>
            <w:vAlign w:val="center"/>
            <w:hideMark/>
          </w:tcPr>
          <w:p w14:paraId="67664AA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29.23</w:t>
            </w:r>
          </w:p>
        </w:tc>
        <w:tc>
          <w:tcPr>
            <w:tcW w:w="960" w:type="dxa"/>
            <w:tcBorders>
              <w:top w:val="nil"/>
              <w:left w:val="nil"/>
              <w:bottom w:val="nil"/>
              <w:right w:val="single" w:sz="4" w:space="0" w:color="auto"/>
            </w:tcBorders>
            <w:noWrap/>
            <w:vAlign w:val="center"/>
            <w:hideMark/>
          </w:tcPr>
          <w:p w14:paraId="5A4AE9E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40.075</w:t>
            </w:r>
          </w:p>
        </w:tc>
        <w:tc>
          <w:tcPr>
            <w:tcW w:w="1051" w:type="dxa"/>
            <w:tcBorders>
              <w:top w:val="nil"/>
              <w:left w:val="nil"/>
              <w:bottom w:val="nil"/>
              <w:right w:val="single" w:sz="4" w:space="0" w:color="auto"/>
            </w:tcBorders>
            <w:noWrap/>
            <w:vAlign w:val="center"/>
            <w:hideMark/>
          </w:tcPr>
          <w:p w14:paraId="06FCC2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w:t>
            </w:r>
          </w:p>
        </w:tc>
        <w:tc>
          <w:tcPr>
            <w:tcW w:w="960" w:type="dxa"/>
            <w:tcBorders>
              <w:top w:val="nil"/>
              <w:left w:val="nil"/>
              <w:bottom w:val="nil"/>
              <w:right w:val="single" w:sz="4" w:space="0" w:color="auto"/>
            </w:tcBorders>
            <w:noWrap/>
            <w:vAlign w:val="center"/>
            <w:hideMark/>
          </w:tcPr>
          <w:p w14:paraId="29CCD16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w:t>
            </w:r>
          </w:p>
        </w:tc>
        <w:tc>
          <w:tcPr>
            <w:tcW w:w="960" w:type="dxa"/>
            <w:tcBorders>
              <w:top w:val="nil"/>
              <w:left w:val="nil"/>
              <w:bottom w:val="nil"/>
              <w:right w:val="single" w:sz="4" w:space="0" w:color="auto"/>
            </w:tcBorders>
            <w:noWrap/>
            <w:vAlign w:val="center"/>
            <w:hideMark/>
          </w:tcPr>
          <w:p w14:paraId="318B62C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52</w:t>
            </w:r>
          </w:p>
        </w:tc>
      </w:tr>
      <w:tr w:rsidR="00725ADB" w:rsidRPr="00705526" w14:paraId="507F4474" w14:textId="77777777" w:rsidTr="009E4B1F">
        <w:trPr>
          <w:trHeight w:val="283"/>
        </w:trPr>
        <w:tc>
          <w:tcPr>
            <w:tcW w:w="3060" w:type="dxa"/>
            <w:tcBorders>
              <w:top w:val="nil"/>
              <w:left w:val="single" w:sz="4" w:space="0" w:color="auto"/>
              <w:bottom w:val="nil"/>
              <w:right w:val="nil"/>
            </w:tcBorders>
            <w:vAlign w:val="center"/>
            <w:hideMark/>
          </w:tcPr>
          <w:p w14:paraId="53E2F82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Fat Ratio (TBFR) (%)</w:t>
            </w:r>
          </w:p>
        </w:tc>
        <w:tc>
          <w:tcPr>
            <w:tcW w:w="960" w:type="dxa"/>
            <w:tcBorders>
              <w:top w:val="nil"/>
              <w:left w:val="single" w:sz="4" w:space="0" w:color="auto"/>
              <w:bottom w:val="nil"/>
              <w:right w:val="single" w:sz="4" w:space="0" w:color="auto"/>
            </w:tcBorders>
            <w:noWrap/>
            <w:vAlign w:val="center"/>
            <w:hideMark/>
          </w:tcPr>
          <w:p w14:paraId="4556782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14D8DA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28.2750</w:t>
            </w:r>
          </w:p>
        </w:tc>
        <w:tc>
          <w:tcPr>
            <w:tcW w:w="1051" w:type="dxa"/>
            <w:tcBorders>
              <w:top w:val="nil"/>
              <w:left w:val="nil"/>
              <w:bottom w:val="nil"/>
              <w:right w:val="single" w:sz="4" w:space="0" w:color="auto"/>
            </w:tcBorders>
            <w:noWrap/>
            <w:vAlign w:val="center"/>
            <w:hideMark/>
          </w:tcPr>
          <w:p w14:paraId="373EF1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8.4444</w:t>
            </w:r>
          </w:p>
        </w:tc>
        <w:tc>
          <w:tcPr>
            <w:tcW w:w="960" w:type="dxa"/>
            <w:tcBorders>
              <w:top w:val="nil"/>
              <w:left w:val="nil"/>
              <w:bottom w:val="nil"/>
              <w:right w:val="single" w:sz="4" w:space="0" w:color="auto"/>
            </w:tcBorders>
            <w:noWrap/>
            <w:vAlign w:val="center"/>
            <w:hideMark/>
          </w:tcPr>
          <w:p w14:paraId="04D0A03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6.3</w:t>
            </w:r>
          </w:p>
        </w:tc>
        <w:tc>
          <w:tcPr>
            <w:tcW w:w="960" w:type="dxa"/>
            <w:tcBorders>
              <w:top w:val="nil"/>
              <w:left w:val="nil"/>
              <w:bottom w:val="nil"/>
              <w:right w:val="single" w:sz="4" w:space="0" w:color="auto"/>
            </w:tcBorders>
            <w:noWrap/>
            <w:vAlign w:val="center"/>
            <w:hideMark/>
          </w:tcPr>
          <w:p w14:paraId="529F596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22.025</w:t>
            </w:r>
          </w:p>
        </w:tc>
        <w:tc>
          <w:tcPr>
            <w:tcW w:w="1051" w:type="dxa"/>
            <w:tcBorders>
              <w:top w:val="nil"/>
              <w:left w:val="nil"/>
              <w:bottom w:val="nil"/>
              <w:right w:val="single" w:sz="4" w:space="0" w:color="auto"/>
            </w:tcBorders>
            <w:noWrap/>
            <w:vAlign w:val="center"/>
            <w:hideMark/>
          </w:tcPr>
          <w:p w14:paraId="46350B0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27.82</w:t>
            </w:r>
          </w:p>
        </w:tc>
        <w:tc>
          <w:tcPr>
            <w:tcW w:w="960" w:type="dxa"/>
            <w:tcBorders>
              <w:top w:val="nil"/>
              <w:left w:val="nil"/>
              <w:bottom w:val="nil"/>
              <w:right w:val="single" w:sz="4" w:space="0" w:color="auto"/>
            </w:tcBorders>
            <w:noWrap/>
            <w:vAlign w:val="center"/>
            <w:hideMark/>
          </w:tcPr>
          <w:p w14:paraId="7BF4B9C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34.81</w:t>
            </w:r>
          </w:p>
        </w:tc>
        <w:tc>
          <w:tcPr>
            <w:tcW w:w="960" w:type="dxa"/>
            <w:tcBorders>
              <w:top w:val="nil"/>
              <w:left w:val="nil"/>
              <w:bottom w:val="nil"/>
              <w:right w:val="single" w:sz="4" w:space="0" w:color="auto"/>
            </w:tcBorders>
            <w:noWrap/>
            <w:vAlign w:val="center"/>
            <w:hideMark/>
          </w:tcPr>
          <w:p w14:paraId="7687BD8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50.92</w:t>
            </w:r>
          </w:p>
        </w:tc>
      </w:tr>
      <w:tr w:rsidR="00725ADB" w:rsidRPr="00705526" w14:paraId="2324EE0A" w14:textId="77777777" w:rsidTr="009E4B1F">
        <w:trPr>
          <w:trHeight w:val="283"/>
        </w:trPr>
        <w:tc>
          <w:tcPr>
            <w:tcW w:w="3060" w:type="dxa"/>
            <w:tcBorders>
              <w:top w:val="nil"/>
              <w:left w:val="single" w:sz="4" w:space="0" w:color="auto"/>
              <w:bottom w:val="nil"/>
              <w:right w:val="nil"/>
            </w:tcBorders>
            <w:vAlign w:val="center"/>
            <w:hideMark/>
          </w:tcPr>
          <w:p w14:paraId="3D71F09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Lean Mass (LM) (%)</w:t>
            </w:r>
          </w:p>
        </w:tc>
        <w:tc>
          <w:tcPr>
            <w:tcW w:w="960" w:type="dxa"/>
            <w:tcBorders>
              <w:top w:val="nil"/>
              <w:left w:val="single" w:sz="4" w:space="0" w:color="auto"/>
              <w:bottom w:val="nil"/>
              <w:right w:val="single" w:sz="4" w:space="0" w:color="auto"/>
            </w:tcBorders>
            <w:noWrap/>
            <w:vAlign w:val="center"/>
            <w:hideMark/>
          </w:tcPr>
          <w:p w14:paraId="572740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EE971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71.6382</w:t>
            </w:r>
          </w:p>
        </w:tc>
        <w:tc>
          <w:tcPr>
            <w:tcW w:w="1051" w:type="dxa"/>
            <w:tcBorders>
              <w:top w:val="nil"/>
              <w:left w:val="nil"/>
              <w:bottom w:val="nil"/>
              <w:right w:val="single" w:sz="4" w:space="0" w:color="auto"/>
            </w:tcBorders>
            <w:noWrap/>
            <w:vAlign w:val="center"/>
            <w:hideMark/>
          </w:tcPr>
          <w:p w14:paraId="3726852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8.4376</w:t>
            </w:r>
          </w:p>
        </w:tc>
        <w:tc>
          <w:tcPr>
            <w:tcW w:w="960" w:type="dxa"/>
            <w:tcBorders>
              <w:top w:val="nil"/>
              <w:left w:val="nil"/>
              <w:bottom w:val="nil"/>
              <w:right w:val="single" w:sz="4" w:space="0" w:color="auto"/>
            </w:tcBorders>
            <w:noWrap/>
            <w:vAlign w:val="center"/>
            <w:hideMark/>
          </w:tcPr>
          <w:p w14:paraId="5BCDF29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48.99</w:t>
            </w:r>
          </w:p>
        </w:tc>
        <w:tc>
          <w:tcPr>
            <w:tcW w:w="960" w:type="dxa"/>
            <w:tcBorders>
              <w:top w:val="nil"/>
              <w:left w:val="nil"/>
              <w:bottom w:val="nil"/>
              <w:right w:val="single" w:sz="4" w:space="0" w:color="auto"/>
            </w:tcBorders>
            <w:noWrap/>
            <w:vAlign w:val="center"/>
            <w:hideMark/>
          </w:tcPr>
          <w:p w14:paraId="06DF8B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65.165</w:t>
            </w:r>
          </w:p>
        </w:tc>
        <w:tc>
          <w:tcPr>
            <w:tcW w:w="1051" w:type="dxa"/>
            <w:tcBorders>
              <w:top w:val="nil"/>
              <w:left w:val="nil"/>
              <w:bottom w:val="nil"/>
              <w:right w:val="single" w:sz="4" w:space="0" w:color="auto"/>
            </w:tcBorders>
            <w:noWrap/>
            <w:vAlign w:val="center"/>
            <w:hideMark/>
          </w:tcPr>
          <w:p w14:paraId="48FC68F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72.11</w:t>
            </w:r>
          </w:p>
        </w:tc>
        <w:tc>
          <w:tcPr>
            <w:tcW w:w="960" w:type="dxa"/>
            <w:tcBorders>
              <w:top w:val="nil"/>
              <w:left w:val="nil"/>
              <w:bottom w:val="nil"/>
              <w:right w:val="single" w:sz="4" w:space="0" w:color="auto"/>
            </w:tcBorders>
            <w:noWrap/>
            <w:vAlign w:val="center"/>
            <w:hideMark/>
          </w:tcPr>
          <w:p w14:paraId="1654B96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77.85</w:t>
            </w:r>
          </w:p>
        </w:tc>
        <w:tc>
          <w:tcPr>
            <w:tcW w:w="960" w:type="dxa"/>
            <w:tcBorders>
              <w:top w:val="nil"/>
              <w:left w:val="nil"/>
              <w:bottom w:val="nil"/>
              <w:right w:val="single" w:sz="4" w:space="0" w:color="auto"/>
            </w:tcBorders>
            <w:noWrap/>
            <w:vAlign w:val="center"/>
            <w:hideMark/>
          </w:tcPr>
          <w:p w14:paraId="4B58A7A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93.67</w:t>
            </w:r>
          </w:p>
        </w:tc>
      </w:tr>
      <w:tr w:rsidR="00725ADB" w:rsidRPr="00705526" w14:paraId="22A1DB55" w14:textId="77777777" w:rsidTr="009E4B1F">
        <w:trPr>
          <w:trHeight w:val="283"/>
        </w:trPr>
        <w:tc>
          <w:tcPr>
            <w:tcW w:w="3060" w:type="dxa"/>
            <w:tcBorders>
              <w:top w:val="nil"/>
              <w:left w:val="single" w:sz="4" w:space="0" w:color="auto"/>
              <w:bottom w:val="nil"/>
              <w:right w:val="nil"/>
            </w:tcBorders>
            <w:vAlign w:val="center"/>
            <w:hideMark/>
          </w:tcPr>
          <w:p w14:paraId="5ACCC1D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Protein Content (Protein) (%)</w:t>
            </w:r>
          </w:p>
        </w:tc>
        <w:tc>
          <w:tcPr>
            <w:tcW w:w="960" w:type="dxa"/>
            <w:tcBorders>
              <w:top w:val="nil"/>
              <w:left w:val="single" w:sz="4" w:space="0" w:color="auto"/>
              <w:bottom w:val="nil"/>
              <w:right w:val="single" w:sz="4" w:space="0" w:color="auto"/>
            </w:tcBorders>
            <w:noWrap/>
            <w:vAlign w:val="center"/>
            <w:hideMark/>
          </w:tcPr>
          <w:p w14:paraId="7C34FE2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8077FC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15.9388</w:t>
            </w:r>
          </w:p>
        </w:tc>
        <w:tc>
          <w:tcPr>
            <w:tcW w:w="1051" w:type="dxa"/>
            <w:tcBorders>
              <w:top w:val="nil"/>
              <w:left w:val="nil"/>
              <w:bottom w:val="nil"/>
              <w:right w:val="single" w:sz="4" w:space="0" w:color="auto"/>
            </w:tcBorders>
            <w:noWrap/>
            <w:vAlign w:val="center"/>
            <w:hideMark/>
          </w:tcPr>
          <w:p w14:paraId="72BDCC2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2.3347</w:t>
            </w:r>
          </w:p>
        </w:tc>
        <w:tc>
          <w:tcPr>
            <w:tcW w:w="960" w:type="dxa"/>
            <w:tcBorders>
              <w:top w:val="nil"/>
              <w:left w:val="nil"/>
              <w:bottom w:val="nil"/>
              <w:right w:val="single" w:sz="4" w:space="0" w:color="auto"/>
            </w:tcBorders>
            <w:noWrap/>
            <w:vAlign w:val="center"/>
            <w:hideMark/>
          </w:tcPr>
          <w:p w14:paraId="764D223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5.56</w:t>
            </w:r>
          </w:p>
        </w:tc>
        <w:tc>
          <w:tcPr>
            <w:tcW w:w="960" w:type="dxa"/>
            <w:tcBorders>
              <w:top w:val="nil"/>
              <w:left w:val="nil"/>
              <w:bottom w:val="nil"/>
              <w:right w:val="single" w:sz="4" w:space="0" w:color="auto"/>
            </w:tcBorders>
            <w:noWrap/>
            <w:vAlign w:val="center"/>
            <w:hideMark/>
          </w:tcPr>
          <w:p w14:paraId="0825BD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14.465</w:t>
            </w:r>
          </w:p>
        </w:tc>
        <w:tc>
          <w:tcPr>
            <w:tcW w:w="1051" w:type="dxa"/>
            <w:tcBorders>
              <w:top w:val="nil"/>
              <w:left w:val="nil"/>
              <w:bottom w:val="nil"/>
              <w:right w:val="single" w:sz="4" w:space="0" w:color="auto"/>
            </w:tcBorders>
            <w:noWrap/>
            <w:vAlign w:val="center"/>
            <w:hideMark/>
          </w:tcPr>
          <w:p w14:paraId="2AD40E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15.87</w:t>
            </w:r>
          </w:p>
        </w:tc>
        <w:tc>
          <w:tcPr>
            <w:tcW w:w="960" w:type="dxa"/>
            <w:tcBorders>
              <w:top w:val="nil"/>
              <w:left w:val="nil"/>
              <w:bottom w:val="nil"/>
              <w:right w:val="single" w:sz="4" w:space="0" w:color="auto"/>
            </w:tcBorders>
            <w:noWrap/>
            <w:vAlign w:val="center"/>
            <w:hideMark/>
          </w:tcPr>
          <w:p w14:paraId="244F245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17.43</w:t>
            </w:r>
          </w:p>
        </w:tc>
        <w:tc>
          <w:tcPr>
            <w:tcW w:w="960" w:type="dxa"/>
            <w:tcBorders>
              <w:top w:val="nil"/>
              <w:left w:val="nil"/>
              <w:bottom w:val="nil"/>
              <w:right w:val="single" w:sz="4" w:space="0" w:color="auto"/>
            </w:tcBorders>
            <w:noWrap/>
            <w:vAlign w:val="center"/>
            <w:hideMark/>
          </w:tcPr>
          <w:p w14:paraId="0B32458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24.81</w:t>
            </w:r>
          </w:p>
        </w:tc>
      </w:tr>
      <w:tr w:rsidR="00725ADB" w:rsidRPr="00705526" w14:paraId="2AB7696C" w14:textId="77777777" w:rsidTr="009E4B1F">
        <w:trPr>
          <w:trHeight w:val="283"/>
        </w:trPr>
        <w:tc>
          <w:tcPr>
            <w:tcW w:w="3060" w:type="dxa"/>
            <w:tcBorders>
              <w:top w:val="nil"/>
              <w:left w:val="single" w:sz="4" w:space="0" w:color="auto"/>
              <w:bottom w:val="nil"/>
              <w:right w:val="nil"/>
            </w:tcBorders>
            <w:vAlign w:val="center"/>
            <w:hideMark/>
          </w:tcPr>
          <w:p w14:paraId="3668017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Rating (VFR)</w:t>
            </w:r>
          </w:p>
        </w:tc>
        <w:tc>
          <w:tcPr>
            <w:tcW w:w="960" w:type="dxa"/>
            <w:tcBorders>
              <w:top w:val="nil"/>
              <w:left w:val="single" w:sz="4" w:space="0" w:color="auto"/>
              <w:bottom w:val="nil"/>
              <w:right w:val="single" w:sz="4" w:space="0" w:color="auto"/>
            </w:tcBorders>
            <w:noWrap/>
            <w:vAlign w:val="center"/>
            <w:hideMark/>
          </w:tcPr>
          <w:p w14:paraId="4F0C941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09ACF4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9.0784</w:t>
            </w:r>
          </w:p>
        </w:tc>
        <w:tc>
          <w:tcPr>
            <w:tcW w:w="1051" w:type="dxa"/>
            <w:tcBorders>
              <w:top w:val="nil"/>
              <w:left w:val="nil"/>
              <w:bottom w:val="nil"/>
              <w:right w:val="single" w:sz="4" w:space="0" w:color="auto"/>
            </w:tcBorders>
            <w:noWrap/>
            <w:vAlign w:val="center"/>
            <w:hideMark/>
          </w:tcPr>
          <w:p w14:paraId="3E0E160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4.3325</w:t>
            </w:r>
          </w:p>
        </w:tc>
        <w:tc>
          <w:tcPr>
            <w:tcW w:w="960" w:type="dxa"/>
            <w:tcBorders>
              <w:top w:val="nil"/>
              <w:left w:val="nil"/>
              <w:bottom w:val="nil"/>
              <w:right w:val="single" w:sz="4" w:space="0" w:color="auto"/>
            </w:tcBorders>
            <w:noWrap/>
            <w:vAlign w:val="center"/>
            <w:hideMark/>
          </w:tcPr>
          <w:p w14:paraId="3D70F35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13381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w:t>
            </w:r>
          </w:p>
        </w:tc>
        <w:tc>
          <w:tcPr>
            <w:tcW w:w="1051" w:type="dxa"/>
            <w:tcBorders>
              <w:top w:val="nil"/>
              <w:left w:val="nil"/>
              <w:bottom w:val="nil"/>
              <w:right w:val="single" w:sz="4" w:space="0" w:color="auto"/>
            </w:tcBorders>
            <w:noWrap/>
            <w:vAlign w:val="center"/>
            <w:hideMark/>
          </w:tcPr>
          <w:p w14:paraId="2000EC7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5E7C1EB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w:t>
            </w:r>
          </w:p>
        </w:tc>
        <w:tc>
          <w:tcPr>
            <w:tcW w:w="960" w:type="dxa"/>
            <w:tcBorders>
              <w:top w:val="nil"/>
              <w:left w:val="nil"/>
              <w:bottom w:val="nil"/>
              <w:right w:val="single" w:sz="4" w:space="0" w:color="auto"/>
            </w:tcBorders>
            <w:noWrap/>
            <w:vAlign w:val="center"/>
            <w:hideMark/>
          </w:tcPr>
          <w:p w14:paraId="5AB346F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r>
      <w:tr w:rsidR="00725ADB" w:rsidRPr="00705526" w14:paraId="56074626" w14:textId="77777777" w:rsidTr="009E4B1F">
        <w:trPr>
          <w:trHeight w:val="283"/>
        </w:trPr>
        <w:tc>
          <w:tcPr>
            <w:tcW w:w="3060" w:type="dxa"/>
            <w:tcBorders>
              <w:top w:val="nil"/>
              <w:left w:val="single" w:sz="4" w:space="0" w:color="auto"/>
              <w:bottom w:val="nil"/>
              <w:right w:val="nil"/>
            </w:tcBorders>
            <w:vAlign w:val="center"/>
            <w:hideMark/>
          </w:tcPr>
          <w:p w14:paraId="5954245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Bone Mass (BM)</w:t>
            </w:r>
          </w:p>
        </w:tc>
        <w:tc>
          <w:tcPr>
            <w:tcW w:w="960" w:type="dxa"/>
            <w:tcBorders>
              <w:top w:val="nil"/>
              <w:left w:val="single" w:sz="4" w:space="0" w:color="auto"/>
              <w:bottom w:val="nil"/>
              <w:right w:val="single" w:sz="4" w:space="0" w:color="auto"/>
            </w:tcBorders>
            <w:noWrap/>
            <w:vAlign w:val="center"/>
            <w:hideMark/>
          </w:tcPr>
          <w:p w14:paraId="0C02B16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E5BFB0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2.8033</w:t>
            </w:r>
          </w:p>
        </w:tc>
        <w:tc>
          <w:tcPr>
            <w:tcW w:w="1051" w:type="dxa"/>
            <w:tcBorders>
              <w:top w:val="nil"/>
              <w:left w:val="nil"/>
              <w:bottom w:val="nil"/>
              <w:right w:val="single" w:sz="4" w:space="0" w:color="auto"/>
            </w:tcBorders>
            <w:noWrap/>
            <w:vAlign w:val="center"/>
            <w:hideMark/>
          </w:tcPr>
          <w:p w14:paraId="09B93F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0.5095</w:t>
            </w:r>
          </w:p>
        </w:tc>
        <w:tc>
          <w:tcPr>
            <w:tcW w:w="960" w:type="dxa"/>
            <w:tcBorders>
              <w:top w:val="nil"/>
              <w:left w:val="nil"/>
              <w:bottom w:val="nil"/>
              <w:right w:val="single" w:sz="4" w:space="0" w:color="auto"/>
            </w:tcBorders>
            <w:noWrap/>
            <w:vAlign w:val="center"/>
            <w:hideMark/>
          </w:tcPr>
          <w:p w14:paraId="22CA333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w:t>
            </w:r>
          </w:p>
        </w:tc>
        <w:tc>
          <w:tcPr>
            <w:tcW w:w="960" w:type="dxa"/>
            <w:tcBorders>
              <w:top w:val="nil"/>
              <w:left w:val="nil"/>
              <w:bottom w:val="nil"/>
              <w:right w:val="single" w:sz="4" w:space="0" w:color="auto"/>
            </w:tcBorders>
            <w:noWrap/>
            <w:vAlign w:val="center"/>
            <w:hideMark/>
          </w:tcPr>
          <w:p w14:paraId="421C96C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w:t>
            </w:r>
          </w:p>
        </w:tc>
        <w:tc>
          <w:tcPr>
            <w:tcW w:w="1051" w:type="dxa"/>
            <w:tcBorders>
              <w:top w:val="nil"/>
              <w:left w:val="nil"/>
              <w:bottom w:val="nil"/>
              <w:right w:val="single" w:sz="4" w:space="0" w:color="auto"/>
            </w:tcBorders>
            <w:noWrap/>
            <w:vAlign w:val="center"/>
            <w:hideMark/>
          </w:tcPr>
          <w:p w14:paraId="5DD0640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w:t>
            </w:r>
          </w:p>
        </w:tc>
        <w:tc>
          <w:tcPr>
            <w:tcW w:w="960" w:type="dxa"/>
            <w:tcBorders>
              <w:top w:val="nil"/>
              <w:left w:val="nil"/>
              <w:bottom w:val="nil"/>
              <w:right w:val="single" w:sz="4" w:space="0" w:color="auto"/>
            </w:tcBorders>
            <w:noWrap/>
            <w:vAlign w:val="center"/>
            <w:hideMark/>
          </w:tcPr>
          <w:p w14:paraId="1E9A01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w:t>
            </w:r>
          </w:p>
        </w:tc>
        <w:tc>
          <w:tcPr>
            <w:tcW w:w="960" w:type="dxa"/>
            <w:tcBorders>
              <w:top w:val="nil"/>
              <w:left w:val="nil"/>
              <w:bottom w:val="nil"/>
              <w:right w:val="single" w:sz="4" w:space="0" w:color="auto"/>
            </w:tcBorders>
            <w:noWrap/>
            <w:vAlign w:val="center"/>
            <w:hideMark/>
          </w:tcPr>
          <w:p w14:paraId="154A14A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r>
      <w:tr w:rsidR="00725ADB" w:rsidRPr="00705526" w14:paraId="5F971FC2" w14:textId="77777777" w:rsidTr="009E4B1F">
        <w:trPr>
          <w:trHeight w:val="283"/>
        </w:trPr>
        <w:tc>
          <w:tcPr>
            <w:tcW w:w="3060" w:type="dxa"/>
            <w:tcBorders>
              <w:top w:val="nil"/>
              <w:left w:val="single" w:sz="4" w:space="0" w:color="auto"/>
              <w:bottom w:val="nil"/>
              <w:right w:val="nil"/>
            </w:tcBorders>
            <w:vAlign w:val="center"/>
            <w:hideMark/>
          </w:tcPr>
          <w:p w14:paraId="701B06D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Muscle Mass (MM)</w:t>
            </w:r>
          </w:p>
        </w:tc>
        <w:tc>
          <w:tcPr>
            <w:tcW w:w="960" w:type="dxa"/>
            <w:tcBorders>
              <w:top w:val="nil"/>
              <w:left w:val="single" w:sz="4" w:space="0" w:color="auto"/>
              <w:bottom w:val="nil"/>
              <w:right w:val="single" w:sz="4" w:space="0" w:color="auto"/>
            </w:tcBorders>
            <w:noWrap/>
            <w:vAlign w:val="center"/>
            <w:hideMark/>
          </w:tcPr>
          <w:p w14:paraId="57E1E9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0D52D5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54.2730</w:t>
            </w:r>
          </w:p>
        </w:tc>
        <w:tc>
          <w:tcPr>
            <w:tcW w:w="1051" w:type="dxa"/>
            <w:tcBorders>
              <w:top w:val="nil"/>
              <w:left w:val="nil"/>
              <w:bottom w:val="nil"/>
              <w:right w:val="single" w:sz="4" w:space="0" w:color="auto"/>
            </w:tcBorders>
            <w:noWrap/>
            <w:vAlign w:val="center"/>
            <w:hideMark/>
          </w:tcPr>
          <w:p w14:paraId="5D38E74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10.6038</w:t>
            </w:r>
          </w:p>
        </w:tc>
        <w:tc>
          <w:tcPr>
            <w:tcW w:w="960" w:type="dxa"/>
            <w:tcBorders>
              <w:top w:val="nil"/>
              <w:left w:val="nil"/>
              <w:bottom w:val="nil"/>
              <w:right w:val="single" w:sz="4" w:space="0" w:color="auto"/>
            </w:tcBorders>
            <w:noWrap/>
            <w:vAlign w:val="center"/>
            <w:hideMark/>
          </w:tcPr>
          <w:p w14:paraId="6B0C662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55B6DE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45.8</w:t>
            </w:r>
          </w:p>
        </w:tc>
        <w:tc>
          <w:tcPr>
            <w:tcW w:w="1051" w:type="dxa"/>
            <w:tcBorders>
              <w:top w:val="nil"/>
              <w:left w:val="nil"/>
              <w:bottom w:val="nil"/>
              <w:right w:val="single" w:sz="4" w:space="0" w:color="auto"/>
            </w:tcBorders>
            <w:noWrap/>
            <w:vAlign w:val="center"/>
            <w:hideMark/>
          </w:tcPr>
          <w:p w14:paraId="638A434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53.9</w:t>
            </w:r>
          </w:p>
        </w:tc>
        <w:tc>
          <w:tcPr>
            <w:tcW w:w="960" w:type="dxa"/>
            <w:tcBorders>
              <w:top w:val="nil"/>
              <w:left w:val="nil"/>
              <w:bottom w:val="nil"/>
              <w:right w:val="single" w:sz="4" w:space="0" w:color="auto"/>
            </w:tcBorders>
            <w:noWrap/>
            <w:vAlign w:val="center"/>
            <w:hideMark/>
          </w:tcPr>
          <w:p w14:paraId="4A43FB3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62.6</w:t>
            </w:r>
          </w:p>
        </w:tc>
        <w:tc>
          <w:tcPr>
            <w:tcW w:w="960" w:type="dxa"/>
            <w:tcBorders>
              <w:top w:val="nil"/>
              <w:left w:val="nil"/>
              <w:bottom w:val="nil"/>
              <w:right w:val="single" w:sz="4" w:space="0" w:color="auto"/>
            </w:tcBorders>
            <w:noWrap/>
            <w:vAlign w:val="center"/>
            <w:hideMark/>
          </w:tcPr>
          <w:p w14:paraId="2D0979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78.8</w:t>
            </w:r>
          </w:p>
        </w:tc>
      </w:tr>
      <w:tr w:rsidR="00725ADB" w:rsidRPr="00705526" w14:paraId="6904683B" w14:textId="77777777" w:rsidTr="009E4B1F">
        <w:trPr>
          <w:trHeight w:val="283"/>
        </w:trPr>
        <w:tc>
          <w:tcPr>
            <w:tcW w:w="3060" w:type="dxa"/>
            <w:tcBorders>
              <w:top w:val="nil"/>
              <w:left w:val="single" w:sz="4" w:space="0" w:color="auto"/>
              <w:bottom w:val="nil"/>
              <w:right w:val="nil"/>
            </w:tcBorders>
            <w:vAlign w:val="center"/>
            <w:hideMark/>
          </w:tcPr>
          <w:p w14:paraId="43AA4B3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Obesity (%)</w:t>
            </w:r>
          </w:p>
        </w:tc>
        <w:tc>
          <w:tcPr>
            <w:tcW w:w="960" w:type="dxa"/>
            <w:tcBorders>
              <w:top w:val="nil"/>
              <w:left w:val="single" w:sz="4" w:space="0" w:color="auto"/>
              <w:bottom w:val="nil"/>
              <w:right w:val="single" w:sz="4" w:space="0" w:color="auto"/>
            </w:tcBorders>
            <w:noWrap/>
            <w:vAlign w:val="center"/>
            <w:hideMark/>
          </w:tcPr>
          <w:p w14:paraId="771357F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C235FC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35.8501</w:t>
            </w:r>
          </w:p>
        </w:tc>
        <w:tc>
          <w:tcPr>
            <w:tcW w:w="1051" w:type="dxa"/>
            <w:tcBorders>
              <w:top w:val="nil"/>
              <w:left w:val="nil"/>
              <w:bottom w:val="nil"/>
              <w:right w:val="single" w:sz="4" w:space="0" w:color="auto"/>
            </w:tcBorders>
            <w:noWrap/>
            <w:vAlign w:val="center"/>
            <w:hideMark/>
          </w:tcPr>
          <w:p w14:paraId="341EFBB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109.7997</w:t>
            </w:r>
          </w:p>
        </w:tc>
        <w:tc>
          <w:tcPr>
            <w:tcW w:w="960" w:type="dxa"/>
            <w:tcBorders>
              <w:top w:val="nil"/>
              <w:left w:val="nil"/>
              <w:bottom w:val="nil"/>
              <w:right w:val="single" w:sz="4" w:space="0" w:color="auto"/>
            </w:tcBorders>
            <w:noWrap/>
            <w:vAlign w:val="center"/>
            <w:hideMark/>
          </w:tcPr>
          <w:p w14:paraId="23AA5B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w:t>
            </w:r>
          </w:p>
        </w:tc>
        <w:tc>
          <w:tcPr>
            <w:tcW w:w="960" w:type="dxa"/>
            <w:tcBorders>
              <w:top w:val="nil"/>
              <w:left w:val="nil"/>
              <w:bottom w:val="nil"/>
              <w:right w:val="single" w:sz="4" w:space="0" w:color="auto"/>
            </w:tcBorders>
            <w:noWrap/>
            <w:vAlign w:val="center"/>
            <w:hideMark/>
          </w:tcPr>
          <w:p w14:paraId="5996E21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13.9</w:t>
            </w:r>
          </w:p>
        </w:tc>
        <w:tc>
          <w:tcPr>
            <w:tcW w:w="1051" w:type="dxa"/>
            <w:tcBorders>
              <w:top w:val="nil"/>
              <w:left w:val="nil"/>
              <w:bottom w:val="nil"/>
              <w:right w:val="single" w:sz="4" w:space="0" w:color="auto"/>
            </w:tcBorders>
            <w:noWrap/>
            <w:vAlign w:val="center"/>
            <w:hideMark/>
          </w:tcPr>
          <w:p w14:paraId="0C6C00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25.6</w:t>
            </w:r>
          </w:p>
        </w:tc>
        <w:tc>
          <w:tcPr>
            <w:tcW w:w="960" w:type="dxa"/>
            <w:tcBorders>
              <w:top w:val="nil"/>
              <w:left w:val="nil"/>
              <w:bottom w:val="nil"/>
              <w:right w:val="single" w:sz="4" w:space="0" w:color="auto"/>
            </w:tcBorders>
            <w:noWrap/>
            <w:vAlign w:val="center"/>
            <w:hideMark/>
          </w:tcPr>
          <w:p w14:paraId="26682CD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41.75</w:t>
            </w:r>
          </w:p>
        </w:tc>
        <w:tc>
          <w:tcPr>
            <w:tcW w:w="960" w:type="dxa"/>
            <w:tcBorders>
              <w:top w:val="nil"/>
              <w:left w:val="nil"/>
              <w:bottom w:val="nil"/>
              <w:right w:val="single" w:sz="4" w:space="0" w:color="auto"/>
            </w:tcBorders>
            <w:noWrap/>
            <w:vAlign w:val="center"/>
            <w:hideMark/>
          </w:tcPr>
          <w:p w14:paraId="058C0E1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1954</w:t>
            </w:r>
          </w:p>
        </w:tc>
      </w:tr>
      <w:tr w:rsidR="00725ADB" w:rsidRPr="00705526" w14:paraId="429E2ADB" w14:textId="77777777" w:rsidTr="009E4B1F">
        <w:trPr>
          <w:trHeight w:val="283"/>
        </w:trPr>
        <w:tc>
          <w:tcPr>
            <w:tcW w:w="3060" w:type="dxa"/>
            <w:tcBorders>
              <w:top w:val="nil"/>
              <w:left w:val="single" w:sz="4" w:space="0" w:color="auto"/>
              <w:bottom w:val="nil"/>
              <w:right w:val="nil"/>
            </w:tcBorders>
            <w:vAlign w:val="center"/>
            <w:hideMark/>
          </w:tcPr>
          <w:p w14:paraId="691F994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Fat Content (TFC)</w:t>
            </w:r>
          </w:p>
        </w:tc>
        <w:tc>
          <w:tcPr>
            <w:tcW w:w="960" w:type="dxa"/>
            <w:tcBorders>
              <w:top w:val="nil"/>
              <w:left w:val="single" w:sz="4" w:space="0" w:color="auto"/>
              <w:bottom w:val="nil"/>
              <w:right w:val="single" w:sz="4" w:space="0" w:color="auto"/>
            </w:tcBorders>
            <w:noWrap/>
            <w:vAlign w:val="center"/>
            <w:hideMark/>
          </w:tcPr>
          <w:p w14:paraId="7C47AC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4C0122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23.4878</w:t>
            </w:r>
          </w:p>
        </w:tc>
        <w:tc>
          <w:tcPr>
            <w:tcW w:w="1051" w:type="dxa"/>
            <w:tcBorders>
              <w:top w:val="nil"/>
              <w:left w:val="nil"/>
              <w:bottom w:val="nil"/>
              <w:right w:val="single" w:sz="4" w:space="0" w:color="auto"/>
            </w:tcBorders>
            <w:noWrap/>
            <w:vAlign w:val="center"/>
            <w:hideMark/>
          </w:tcPr>
          <w:p w14:paraId="3785108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9.6076</w:t>
            </w:r>
          </w:p>
        </w:tc>
        <w:tc>
          <w:tcPr>
            <w:tcW w:w="960" w:type="dxa"/>
            <w:tcBorders>
              <w:top w:val="nil"/>
              <w:left w:val="nil"/>
              <w:bottom w:val="nil"/>
              <w:right w:val="single" w:sz="4" w:space="0" w:color="auto"/>
            </w:tcBorders>
            <w:noWrap/>
            <w:vAlign w:val="center"/>
            <w:hideMark/>
          </w:tcPr>
          <w:p w14:paraId="06D8B5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c>
          <w:tcPr>
            <w:tcW w:w="960" w:type="dxa"/>
            <w:tcBorders>
              <w:top w:val="nil"/>
              <w:left w:val="nil"/>
              <w:bottom w:val="nil"/>
              <w:right w:val="single" w:sz="4" w:space="0" w:color="auto"/>
            </w:tcBorders>
            <w:noWrap/>
            <w:vAlign w:val="center"/>
            <w:hideMark/>
          </w:tcPr>
          <w:p w14:paraId="42B43BD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w:t>
            </w:r>
          </w:p>
        </w:tc>
        <w:tc>
          <w:tcPr>
            <w:tcW w:w="1051" w:type="dxa"/>
            <w:tcBorders>
              <w:top w:val="nil"/>
              <w:left w:val="nil"/>
              <w:bottom w:val="nil"/>
              <w:right w:val="single" w:sz="4" w:space="0" w:color="auto"/>
            </w:tcBorders>
            <w:noWrap/>
            <w:vAlign w:val="center"/>
            <w:hideMark/>
          </w:tcPr>
          <w:p w14:paraId="1769420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22.6</w:t>
            </w:r>
          </w:p>
        </w:tc>
        <w:tc>
          <w:tcPr>
            <w:tcW w:w="960" w:type="dxa"/>
            <w:tcBorders>
              <w:top w:val="nil"/>
              <w:left w:val="nil"/>
              <w:bottom w:val="nil"/>
              <w:right w:val="single" w:sz="4" w:space="0" w:color="auto"/>
            </w:tcBorders>
            <w:noWrap/>
            <w:vAlign w:val="center"/>
            <w:hideMark/>
          </w:tcPr>
          <w:p w14:paraId="3C1728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28.55</w:t>
            </w:r>
          </w:p>
        </w:tc>
        <w:tc>
          <w:tcPr>
            <w:tcW w:w="960" w:type="dxa"/>
            <w:tcBorders>
              <w:top w:val="nil"/>
              <w:left w:val="nil"/>
              <w:bottom w:val="nil"/>
              <w:right w:val="single" w:sz="4" w:space="0" w:color="auto"/>
            </w:tcBorders>
            <w:noWrap/>
            <w:vAlign w:val="center"/>
            <w:hideMark/>
          </w:tcPr>
          <w:p w14:paraId="5F72651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62.5</w:t>
            </w:r>
          </w:p>
        </w:tc>
      </w:tr>
      <w:tr w:rsidR="00725ADB" w:rsidRPr="00705526" w14:paraId="44935D13" w14:textId="77777777" w:rsidTr="009E4B1F">
        <w:trPr>
          <w:trHeight w:val="283"/>
        </w:trPr>
        <w:tc>
          <w:tcPr>
            <w:tcW w:w="3060" w:type="dxa"/>
            <w:tcBorders>
              <w:top w:val="nil"/>
              <w:left w:val="single" w:sz="4" w:space="0" w:color="auto"/>
              <w:bottom w:val="nil"/>
              <w:right w:val="nil"/>
            </w:tcBorders>
            <w:vAlign w:val="center"/>
            <w:hideMark/>
          </w:tcPr>
          <w:p w14:paraId="48DEF02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Area (VFA)</w:t>
            </w:r>
          </w:p>
        </w:tc>
        <w:tc>
          <w:tcPr>
            <w:tcW w:w="960" w:type="dxa"/>
            <w:tcBorders>
              <w:top w:val="nil"/>
              <w:left w:val="single" w:sz="4" w:space="0" w:color="auto"/>
              <w:bottom w:val="nil"/>
              <w:right w:val="single" w:sz="4" w:space="0" w:color="auto"/>
            </w:tcBorders>
            <w:noWrap/>
            <w:vAlign w:val="center"/>
            <w:hideMark/>
          </w:tcPr>
          <w:p w14:paraId="2BB08EF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F688DE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12.1716</w:t>
            </w:r>
          </w:p>
        </w:tc>
        <w:tc>
          <w:tcPr>
            <w:tcW w:w="1051" w:type="dxa"/>
            <w:tcBorders>
              <w:top w:val="nil"/>
              <w:left w:val="nil"/>
              <w:bottom w:val="nil"/>
              <w:right w:val="single" w:sz="4" w:space="0" w:color="auto"/>
            </w:tcBorders>
            <w:noWrap/>
            <w:vAlign w:val="center"/>
            <w:hideMark/>
          </w:tcPr>
          <w:p w14:paraId="5919261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5.2622</w:t>
            </w:r>
          </w:p>
        </w:tc>
        <w:tc>
          <w:tcPr>
            <w:tcW w:w="960" w:type="dxa"/>
            <w:tcBorders>
              <w:top w:val="nil"/>
              <w:left w:val="nil"/>
              <w:bottom w:val="nil"/>
              <w:right w:val="single" w:sz="4" w:space="0" w:color="auto"/>
            </w:tcBorders>
            <w:noWrap/>
            <w:vAlign w:val="center"/>
            <w:hideMark/>
          </w:tcPr>
          <w:p w14:paraId="34D749A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0.9</w:t>
            </w:r>
          </w:p>
        </w:tc>
        <w:tc>
          <w:tcPr>
            <w:tcW w:w="960" w:type="dxa"/>
            <w:tcBorders>
              <w:top w:val="nil"/>
              <w:left w:val="nil"/>
              <w:bottom w:val="nil"/>
              <w:right w:val="single" w:sz="4" w:space="0" w:color="auto"/>
            </w:tcBorders>
            <w:noWrap/>
            <w:vAlign w:val="center"/>
            <w:hideMark/>
          </w:tcPr>
          <w:p w14:paraId="42304F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8.57</w:t>
            </w:r>
          </w:p>
        </w:tc>
        <w:tc>
          <w:tcPr>
            <w:tcW w:w="1051" w:type="dxa"/>
            <w:tcBorders>
              <w:top w:val="nil"/>
              <w:left w:val="nil"/>
              <w:bottom w:val="nil"/>
              <w:right w:val="single" w:sz="4" w:space="0" w:color="auto"/>
            </w:tcBorders>
            <w:noWrap/>
            <w:vAlign w:val="center"/>
            <w:hideMark/>
          </w:tcPr>
          <w:p w14:paraId="5278DC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11.59</w:t>
            </w:r>
          </w:p>
        </w:tc>
        <w:tc>
          <w:tcPr>
            <w:tcW w:w="960" w:type="dxa"/>
            <w:tcBorders>
              <w:top w:val="nil"/>
              <w:left w:val="nil"/>
              <w:bottom w:val="nil"/>
              <w:right w:val="single" w:sz="4" w:space="0" w:color="auto"/>
            </w:tcBorders>
            <w:noWrap/>
            <w:vAlign w:val="center"/>
            <w:hideMark/>
          </w:tcPr>
          <w:p w14:paraId="01C01EE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426F581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w:t>
            </w:r>
          </w:p>
        </w:tc>
      </w:tr>
      <w:tr w:rsidR="00725ADB" w:rsidRPr="00705526" w14:paraId="59A91D13" w14:textId="77777777" w:rsidTr="009E4B1F">
        <w:trPr>
          <w:trHeight w:val="283"/>
        </w:trPr>
        <w:tc>
          <w:tcPr>
            <w:tcW w:w="3060" w:type="dxa"/>
            <w:tcBorders>
              <w:top w:val="nil"/>
              <w:left w:val="single" w:sz="4" w:space="0" w:color="auto"/>
              <w:bottom w:val="nil"/>
              <w:right w:val="nil"/>
            </w:tcBorders>
            <w:noWrap/>
            <w:vAlign w:val="center"/>
            <w:hideMark/>
          </w:tcPr>
          <w:p w14:paraId="64666FE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Muscle Area (VMA) (Kg)</w:t>
            </w:r>
          </w:p>
        </w:tc>
        <w:tc>
          <w:tcPr>
            <w:tcW w:w="960" w:type="dxa"/>
            <w:tcBorders>
              <w:top w:val="nil"/>
              <w:left w:val="single" w:sz="4" w:space="0" w:color="auto"/>
              <w:bottom w:val="nil"/>
              <w:right w:val="single" w:sz="4" w:space="0" w:color="auto"/>
            </w:tcBorders>
            <w:noWrap/>
            <w:vAlign w:val="center"/>
            <w:hideMark/>
          </w:tcPr>
          <w:p w14:paraId="48DFCE2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CF3A05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30.4034</w:t>
            </w:r>
          </w:p>
        </w:tc>
        <w:tc>
          <w:tcPr>
            <w:tcW w:w="1051" w:type="dxa"/>
            <w:tcBorders>
              <w:top w:val="nil"/>
              <w:left w:val="nil"/>
              <w:bottom w:val="nil"/>
              <w:right w:val="single" w:sz="4" w:space="0" w:color="auto"/>
            </w:tcBorders>
            <w:noWrap/>
            <w:vAlign w:val="center"/>
            <w:hideMark/>
          </w:tcPr>
          <w:p w14:paraId="395A964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4.4605</w:t>
            </w:r>
          </w:p>
        </w:tc>
        <w:tc>
          <w:tcPr>
            <w:tcW w:w="960" w:type="dxa"/>
            <w:tcBorders>
              <w:top w:val="nil"/>
              <w:left w:val="nil"/>
              <w:bottom w:val="nil"/>
              <w:right w:val="single" w:sz="4" w:space="0" w:color="auto"/>
            </w:tcBorders>
            <w:noWrap/>
            <w:vAlign w:val="center"/>
            <w:hideMark/>
          </w:tcPr>
          <w:p w14:paraId="6343DA8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18.9</w:t>
            </w:r>
          </w:p>
        </w:tc>
        <w:tc>
          <w:tcPr>
            <w:tcW w:w="960" w:type="dxa"/>
            <w:tcBorders>
              <w:top w:val="nil"/>
              <w:left w:val="nil"/>
              <w:bottom w:val="nil"/>
              <w:right w:val="single" w:sz="4" w:space="0" w:color="auto"/>
            </w:tcBorders>
            <w:noWrap/>
            <w:vAlign w:val="center"/>
            <w:hideMark/>
          </w:tcPr>
          <w:p w14:paraId="3D22C0B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27.25</w:t>
            </w:r>
          </w:p>
        </w:tc>
        <w:tc>
          <w:tcPr>
            <w:tcW w:w="1051" w:type="dxa"/>
            <w:tcBorders>
              <w:top w:val="nil"/>
              <w:left w:val="nil"/>
              <w:bottom w:val="nil"/>
              <w:right w:val="single" w:sz="4" w:space="0" w:color="auto"/>
            </w:tcBorders>
            <w:noWrap/>
            <w:vAlign w:val="center"/>
            <w:hideMark/>
          </w:tcPr>
          <w:p w14:paraId="7946E56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30.40811</w:t>
            </w:r>
          </w:p>
        </w:tc>
        <w:tc>
          <w:tcPr>
            <w:tcW w:w="960" w:type="dxa"/>
            <w:tcBorders>
              <w:top w:val="nil"/>
              <w:left w:val="nil"/>
              <w:bottom w:val="nil"/>
              <w:right w:val="single" w:sz="4" w:space="0" w:color="auto"/>
            </w:tcBorders>
            <w:noWrap/>
            <w:vAlign w:val="center"/>
            <w:hideMark/>
          </w:tcPr>
          <w:p w14:paraId="2FDB3C2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33.8</w:t>
            </w:r>
          </w:p>
        </w:tc>
        <w:tc>
          <w:tcPr>
            <w:tcW w:w="960" w:type="dxa"/>
            <w:tcBorders>
              <w:top w:val="nil"/>
              <w:left w:val="nil"/>
              <w:bottom w:val="nil"/>
              <w:right w:val="single" w:sz="4" w:space="0" w:color="auto"/>
            </w:tcBorders>
            <w:noWrap/>
            <w:vAlign w:val="center"/>
            <w:hideMark/>
          </w:tcPr>
          <w:p w14:paraId="089F130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41.1</w:t>
            </w:r>
          </w:p>
        </w:tc>
      </w:tr>
      <w:tr w:rsidR="00725ADB" w:rsidRPr="00705526" w14:paraId="027776A9" w14:textId="77777777" w:rsidTr="009E4B1F">
        <w:trPr>
          <w:trHeight w:val="283"/>
        </w:trPr>
        <w:tc>
          <w:tcPr>
            <w:tcW w:w="3060" w:type="dxa"/>
            <w:tcBorders>
              <w:top w:val="nil"/>
              <w:left w:val="single" w:sz="4" w:space="0" w:color="auto"/>
              <w:bottom w:val="nil"/>
              <w:right w:val="nil"/>
            </w:tcBorders>
            <w:vAlign w:val="center"/>
            <w:hideMark/>
          </w:tcPr>
          <w:p w14:paraId="47CD4A9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Hepatic Fat Accumulation (HFA)</w:t>
            </w:r>
          </w:p>
        </w:tc>
        <w:tc>
          <w:tcPr>
            <w:tcW w:w="960" w:type="dxa"/>
            <w:tcBorders>
              <w:top w:val="nil"/>
              <w:left w:val="single" w:sz="4" w:space="0" w:color="auto"/>
              <w:bottom w:val="nil"/>
              <w:right w:val="single" w:sz="4" w:space="0" w:color="auto"/>
            </w:tcBorders>
            <w:noWrap/>
            <w:vAlign w:val="center"/>
            <w:hideMark/>
          </w:tcPr>
          <w:p w14:paraId="29B2E01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E4BA16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1.1505</w:t>
            </w:r>
          </w:p>
        </w:tc>
        <w:tc>
          <w:tcPr>
            <w:tcW w:w="1051" w:type="dxa"/>
            <w:tcBorders>
              <w:top w:val="nil"/>
              <w:left w:val="nil"/>
              <w:bottom w:val="nil"/>
              <w:right w:val="single" w:sz="4" w:space="0" w:color="auto"/>
            </w:tcBorders>
            <w:noWrap/>
            <w:vAlign w:val="center"/>
            <w:hideMark/>
          </w:tcPr>
          <w:p w14:paraId="467BDE7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1.0592</w:t>
            </w:r>
          </w:p>
        </w:tc>
        <w:tc>
          <w:tcPr>
            <w:tcW w:w="960" w:type="dxa"/>
            <w:tcBorders>
              <w:top w:val="nil"/>
              <w:left w:val="nil"/>
              <w:bottom w:val="nil"/>
              <w:right w:val="single" w:sz="4" w:space="0" w:color="auto"/>
            </w:tcBorders>
            <w:noWrap/>
            <w:vAlign w:val="center"/>
            <w:hideMark/>
          </w:tcPr>
          <w:p w14:paraId="191219E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778B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32ADC6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6E5574C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w:t>
            </w:r>
          </w:p>
        </w:tc>
        <w:tc>
          <w:tcPr>
            <w:tcW w:w="960" w:type="dxa"/>
            <w:tcBorders>
              <w:top w:val="nil"/>
              <w:left w:val="nil"/>
              <w:bottom w:val="nil"/>
              <w:right w:val="single" w:sz="4" w:space="0" w:color="auto"/>
            </w:tcBorders>
            <w:noWrap/>
            <w:vAlign w:val="center"/>
            <w:hideMark/>
          </w:tcPr>
          <w:p w14:paraId="5F6D62E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r>
      <w:tr w:rsidR="00725ADB" w:rsidRPr="00705526" w14:paraId="2321067E" w14:textId="77777777" w:rsidTr="009E4B1F">
        <w:trPr>
          <w:trHeight w:val="283"/>
        </w:trPr>
        <w:tc>
          <w:tcPr>
            <w:tcW w:w="3060" w:type="dxa"/>
            <w:tcBorders>
              <w:top w:val="nil"/>
              <w:left w:val="single" w:sz="4" w:space="0" w:color="auto"/>
              <w:bottom w:val="nil"/>
              <w:right w:val="nil"/>
            </w:tcBorders>
            <w:vAlign w:val="center"/>
            <w:hideMark/>
          </w:tcPr>
          <w:p w14:paraId="3C0FDCD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Glucose</w:t>
            </w:r>
          </w:p>
        </w:tc>
        <w:tc>
          <w:tcPr>
            <w:tcW w:w="960" w:type="dxa"/>
            <w:tcBorders>
              <w:top w:val="nil"/>
              <w:left w:val="single" w:sz="4" w:space="0" w:color="auto"/>
              <w:bottom w:val="nil"/>
              <w:right w:val="single" w:sz="4" w:space="0" w:color="auto"/>
            </w:tcBorders>
            <w:noWrap/>
            <w:vAlign w:val="center"/>
            <w:hideMark/>
          </w:tcPr>
          <w:p w14:paraId="47987E8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03AB7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108.6887</w:t>
            </w:r>
          </w:p>
        </w:tc>
        <w:tc>
          <w:tcPr>
            <w:tcW w:w="1051" w:type="dxa"/>
            <w:tcBorders>
              <w:top w:val="nil"/>
              <w:left w:val="nil"/>
              <w:bottom w:val="nil"/>
              <w:right w:val="single" w:sz="4" w:space="0" w:color="auto"/>
            </w:tcBorders>
            <w:noWrap/>
            <w:vAlign w:val="center"/>
            <w:hideMark/>
          </w:tcPr>
          <w:p w14:paraId="27A4DE8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44.8487</w:t>
            </w:r>
          </w:p>
        </w:tc>
        <w:tc>
          <w:tcPr>
            <w:tcW w:w="960" w:type="dxa"/>
            <w:tcBorders>
              <w:top w:val="nil"/>
              <w:left w:val="nil"/>
              <w:bottom w:val="nil"/>
              <w:right w:val="single" w:sz="4" w:space="0" w:color="auto"/>
            </w:tcBorders>
            <w:noWrap/>
            <w:vAlign w:val="center"/>
            <w:hideMark/>
          </w:tcPr>
          <w:p w14:paraId="7AFAD9B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69</w:t>
            </w:r>
          </w:p>
        </w:tc>
        <w:tc>
          <w:tcPr>
            <w:tcW w:w="960" w:type="dxa"/>
            <w:tcBorders>
              <w:top w:val="nil"/>
              <w:left w:val="nil"/>
              <w:bottom w:val="nil"/>
              <w:right w:val="single" w:sz="4" w:space="0" w:color="auto"/>
            </w:tcBorders>
            <w:noWrap/>
            <w:vAlign w:val="center"/>
            <w:hideMark/>
          </w:tcPr>
          <w:p w14:paraId="047ED2B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92</w:t>
            </w:r>
          </w:p>
        </w:tc>
        <w:tc>
          <w:tcPr>
            <w:tcW w:w="1051" w:type="dxa"/>
            <w:tcBorders>
              <w:top w:val="nil"/>
              <w:left w:val="nil"/>
              <w:bottom w:val="nil"/>
              <w:right w:val="single" w:sz="4" w:space="0" w:color="auto"/>
            </w:tcBorders>
            <w:noWrap/>
            <w:vAlign w:val="center"/>
            <w:hideMark/>
          </w:tcPr>
          <w:p w14:paraId="106687E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98</w:t>
            </w:r>
          </w:p>
        </w:tc>
        <w:tc>
          <w:tcPr>
            <w:tcW w:w="960" w:type="dxa"/>
            <w:tcBorders>
              <w:top w:val="nil"/>
              <w:left w:val="nil"/>
              <w:bottom w:val="nil"/>
              <w:right w:val="single" w:sz="4" w:space="0" w:color="auto"/>
            </w:tcBorders>
            <w:noWrap/>
            <w:vAlign w:val="center"/>
            <w:hideMark/>
          </w:tcPr>
          <w:p w14:paraId="487979F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109</w:t>
            </w:r>
          </w:p>
        </w:tc>
        <w:tc>
          <w:tcPr>
            <w:tcW w:w="960" w:type="dxa"/>
            <w:tcBorders>
              <w:top w:val="nil"/>
              <w:left w:val="nil"/>
              <w:bottom w:val="nil"/>
              <w:right w:val="single" w:sz="4" w:space="0" w:color="auto"/>
            </w:tcBorders>
            <w:noWrap/>
            <w:vAlign w:val="center"/>
            <w:hideMark/>
          </w:tcPr>
          <w:p w14:paraId="774813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575</w:t>
            </w:r>
          </w:p>
        </w:tc>
      </w:tr>
      <w:tr w:rsidR="00725ADB" w:rsidRPr="00705526" w14:paraId="25F7797F" w14:textId="77777777" w:rsidTr="009E4B1F">
        <w:trPr>
          <w:trHeight w:val="283"/>
        </w:trPr>
        <w:tc>
          <w:tcPr>
            <w:tcW w:w="3060" w:type="dxa"/>
            <w:tcBorders>
              <w:top w:val="nil"/>
              <w:left w:val="single" w:sz="4" w:space="0" w:color="auto"/>
              <w:bottom w:val="nil"/>
              <w:right w:val="nil"/>
            </w:tcBorders>
            <w:vAlign w:val="center"/>
            <w:hideMark/>
          </w:tcPr>
          <w:p w14:paraId="4502E65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Cholesterol (TC)</w:t>
            </w:r>
          </w:p>
        </w:tc>
        <w:tc>
          <w:tcPr>
            <w:tcW w:w="960" w:type="dxa"/>
            <w:tcBorders>
              <w:top w:val="nil"/>
              <w:left w:val="single" w:sz="4" w:space="0" w:color="auto"/>
              <w:bottom w:val="nil"/>
              <w:right w:val="single" w:sz="4" w:space="0" w:color="auto"/>
            </w:tcBorders>
            <w:noWrap/>
            <w:vAlign w:val="center"/>
            <w:hideMark/>
          </w:tcPr>
          <w:p w14:paraId="1B4A836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49FAEF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203.4953</w:t>
            </w:r>
          </w:p>
        </w:tc>
        <w:tc>
          <w:tcPr>
            <w:tcW w:w="1051" w:type="dxa"/>
            <w:tcBorders>
              <w:top w:val="nil"/>
              <w:left w:val="nil"/>
              <w:bottom w:val="nil"/>
              <w:right w:val="single" w:sz="4" w:space="0" w:color="auto"/>
            </w:tcBorders>
            <w:noWrap/>
            <w:vAlign w:val="center"/>
            <w:hideMark/>
          </w:tcPr>
          <w:p w14:paraId="4D07AAB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45.7585</w:t>
            </w:r>
          </w:p>
        </w:tc>
        <w:tc>
          <w:tcPr>
            <w:tcW w:w="960" w:type="dxa"/>
            <w:tcBorders>
              <w:top w:val="nil"/>
              <w:left w:val="nil"/>
              <w:bottom w:val="nil"/>
              <w:right w:val="single" w:sz="4" w:space="0" w:color="auto"/>
            </w:tcBorders>
            <w:noWrap/>
            <w:vAlign w:val="center"/>
            <w:hideMark/>
          </w:tcPr>
          <w:p w14:paraId="3A2E2EA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60</w:t>
            </w:r>
          </w:p>
        </w:tc>
        <w:tc>
          <w:tcPr>
            <w:tcW w:w="960" w:type="dxa"/>
            <w:tcBorders>
              <w:top w:val="nil"/>
              <w:left w:val="nil"/>
              <w:bottom w:val="nil"/>
              <w:right w:val="single" w:sz="4" w:space="0" w:color="auto"/>
            </w:tcBorders>
            <w:noWrap/>
            <w:vAlign w:val="center"/>
            <w:hideMark/>
          </w:tcPr>
          <w:p w14:paraId="18C0077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172</w:t>
            </w:r>
          </w:p>
        </w:tc>
        <w:tc>
          <w:tcPr>
            <w:tcW w:w="1051" w:type="dxa"/>
            <w:tcBorders>
              <w:top w:val="nil"/>
              <w:left w:val="nil"/>
              <w:bottom w:val="nil"/>
              <w:right w:val="single" w:sz="4" w:space="0" w:color="auto"/>
            </w:tcBorders>
            <w:noWrap/>
            <w:vAlign w:val="center"/>
            <w:hideMark/>
          </w:tcPr>
          <w:p w14:paraId="19EB61C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198</w:t>
            </w:r>
          </w:p>
        </w:tc>
        <w:tc>
          <w:tcPr>
            <w:tcW w:w="960" w:type="dxa"/>
            <w:tcBorders>
              <w:top w:val="nil"/>
              <w:left w:val="nil"/>
              <w:bottom w:val="nil"/>
              <w:right w:val="single" w:sz="4" w:space="0" w:color="auto"/>
            </w:tcBorders>
            <w:noWrap/>
            <w:vAlign w:val="center"/>
            <w:hideMark/>
          </w:tcPr>
          <w:p w14:paraId="761311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233</w:t>
            </w:r>
          </w:p>
        </w:tc>
        <w:tc>
          <w:tcPr>
            <w:tcW w:w="960" w:type="dxa"/>
            <w:tcBorders>
              <w:top w:val="nil"/>
              <w:left w:val="nil"/>
              <w:bottom w:val="nil"/>
              <w:right w:val="single" w:sz="4" w:space="0" w:color="auto"/>
            </w:tcBorders>
            <w:noWrap/>
            <w:vAlign w:val="center"/>
            <w:hideMark/>
          </w:tcPr>
          <w:p w14:paraId="5499A9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360</w:t>
            </w:r>
          </w:p>
        </w:tc>
      </w:tr>
      <w:tr w:rsidR="00725ADB" w:rsidRPr="00705526" w14:paraId="712014CB" w14:textId="77777777" w:rsidTr="009E4B1F">
        <w:trPr>
          <w:trHeight w:val="283"/>
        </w:trPr>
        <w:tc>
          <w:tcPr>
            <w:tcW w:w="3060" w:type="dxa"/>
            <w:tcBorders>
              <w:top w:val="nil"/>
              <w:left w:val="single" w:sz="4" w:space="0" w:color="auto"/>
              <w:bottom w:val="nil"/>
              <w:right w:val="nil"/>
            </w:tcBorders>
            <w:vAlign w:val="center"/>
            <w:hideMark/>
          </w:tcPr>
          <w:p w14:paraId="21FCB6D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Low Density Lipoprotein (LDL)</w:t>
            </w:r>
          </w:p>
        </w:tc>
        <w:tc>
          <w:tcPr>
            <w:tcW w:w="960" w:type="dxa"/>
            <w:tcBorders>
              <w:top w:val="nil"/>
              <w:left w:val="single" w:sz="4" w:space="0" w:color="auto"/>
              <w:bottom w:val="nil"/>
              <w:right w:val="single" w:sz="4" w:space="0" w:color="auto"/>
            </w:tcBorders>
            <w:noWrap/>
            <w:vAlign w:val="center"/>
            <w:hideMark/>
          </w:tcPr>
          <w:p w14:paraId="76FEDDF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A96761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126.6524</w:t>
            </w:r>
          </w:p>
        </w:tc>
        <w:tc>
          <w:tcPr>
            <w:tcW w:w="1051" w:type="dxa"/>
            <w:tcBorders>
              <w:top w:val="nil"/>
              <w:left w:val="nil"/>
              <w:bottom w:val="nil"/>
              <w:right w:val="single" w:sz="4" w:space="0" w:color="auto"/>
            </w:tcBorders>
            <w:noWrap/>
            <w:vAlign w:val="center"/>
            <w:hideMark/>
          </w:tcPr>
          <w:p w14:paraId="693C577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38.5412</w:t>
            </w:r>
          </w:p>
        </w:tc>
        <w:tc>
          <w:tcPr>
            <w:tcW w:w="960" w:type="dxa"/>
            <w:tcBorders>
              <w:top w:val="nil"/>
              <w:left w:val="nil"/>
              <w:bottom w:val="nil"/>
              <w:right w:val="single" w:sz="4" w:space="0" w:color="auto"/>
            </w:tcBorders>
            <w:noWrap/>
            <w:vAlign w:val="center"/>
            <w:hideMark/>
          </w:tcPr>
          <w:p w14:paraId="4AF57D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w:t>
            </w:r>
          </w:p>
        </w:tc>
        <w:tc>
          <w:tcPr>
            <w:tcW w:w="960" w:type="dxa"/>
            <w:tcBorders>
              <w:top w:val="nil"/>
              <w:left w:val="nil"/>
              <w:bottom w:val="nil"/>
              <w:right w:val="single" w:sz="4" w:space="0" w:color="auto"/>
            </w:tcBorders>
            <w:noWrap/>
            <w:vAlign w:val="center"/>
            <w:hideMark/>
          </w:tcPr>
          <w:p w14:paraId="46DC739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100.5</w:t>
            </w:r>
          </w:p>
        </w:tc>
        <w:tc>
          <w:tcPr>
            <w:tcW w:w="1051" w:type="dxa"/>
            <w:tcBorders>
              <w:top w:val="nil"/>
              <w:left w:val="nil"/>
              <w:bottom w:val="nil"/>
              <w:right w:val="single" w:sz="4" w:space="0" w:color="auto"/>
            </w:tcBorders>
            <w:noWrap/>
            <w:vAlign w:val="center"/>
            <w:hideMark/>
          </w:tcPr>
          <w:p w14:paraId="124B246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122</w:t>
            </w:r>
          </w:p>
        </w:tc>
        <w:tc>
          <w:tcPr>
            <w:tcW w:w="960" w:type="dxa"/>
            <w:tcBorders>
              <w:top w:val="nil"/>
              <w:left w:val="nil"/>
              <w:bottom w:val="nil"/>
              <w:right w:val="single" w:sz="4" w:space="0" w:color="auto"/>
            </w:tcBorders>
            <w:noWrap/>
            <w:vAlign w:val="center"/>
            <w:hideMark/>
          </w:tcPr>
          <w:p w14:paraId="67C02DE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52ADD06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293</w:t>
            </w:r>
          </w:p>
        </w:tc>
      </w:tr>
      <w:tr w:rsidR="00725ADB" w:rsidRPr="00705526" w14:paraId="69AC1BB9" w14:textId="77777777" w:rsidTr="009E4B1F">
        <w:trPr>
          <w:trHeight w:val="283"/>
        </w:trPr>
        <w:tc>
          <w:tcPr>
            <w:tcW w:w="3060" w:type="dxa"/>
            <w:tcBorders>
              <w:top w:val="nil"/>
              <w:left w:val="single" w:sz="4" w:space="0" w:color="auto"/>
              <w:bottom w:val="nil"/>
              <w:right w:val="nil"/>
            </w:tcBorders>
            <w:vAlign w:val="center"/>
            <w:hideMark/>
          </w:tcPr>
          <w:p w14:paraId="76CA9DB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High Density Lipoprotein (HDL)</w:t>
            </w:r>
          </w:p>
        </w:tc>
        <w:tc>
          <w:tcPr>
            <w:tcW w:w="960" w:type="dxa"/>
            <w:tcBorders>
              <w:top w:val="nil"/>
              <w:left w:val="single" w:sz="4" w:space="0" w:color="auto"/>
              <w:bottom w:val="nil"/>
              <w:right w:val="single" w:sz="4" w:space="0" w:color="auto"/>
            </w:tcBorders>
            <w:noWrap/>
            <w:vAlign w:val="center"/>
            <w:hideMark/>
          </w:tcPr>
          <w:p w14:paraId="56124E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5596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49.4755</w:t>
            </w:r>
          </w:p>
        </w:tc>
        <w:tc>
          <w:tcPr>
            <w:tcW w:w="1051" w:type="dxa"/>
            <w:tcBorders>
              <w:top w:val="nil"/>
              <w:left w:val="nil"/>
              <w:bottom w:val="nil"/>
              <w:right w:val="single" w:sz="4" w:space="0" w:color="auto"/>
            </w:tcBorders>
            <w:noWrap/>
            <w:vAlign w:val="center"/>
            <w:hideMark/>
          </w:tcPr>
          <w:p w14:paraId="497441F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17.7187</w:t>
            </w:r>
          </w:p>
        </w:tc>
        <w:tc>
          <w:tcPr>
            <w:tcW w:w="960" w:type="dxa"/>
            <w:tcBorders>
              <w:top w:val="nil"/>
              <w:left w:val="nil"/>
              <w:bottom w:val="nil"/>
              <w:right w:val="single" w:sz="4" w:space="0" w:color="auto"/>
            </w:tcBorders>
            <w:noWrap/>
            <w:vAlign w:val="center"/>
            <w:hideMark/>
          </w:tcPr>
          <w:p w14:paraId="0C12B4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960" w:type="dxa"/>
            <w:tcBorders>
              <w:top w:val="nil"/>
              <w:left w:val="nil"/>
              <w:bottom w:val="nil"/>
              <w:right w:val="single" w:sz="4" w:space="0" w:color="auto"/>
            </w:tcBorders>
            <w:noWrap/>
            <w:vAlign w:val="center"/>
            <w:hideMark/>
          </w:tcPr>
          <w:p w14:paraId="449C1AE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w:t>
            </w:r>
          </w:p>
        </w:tc>
        <w:tc>
          <w:tcPr>
            <w:tcW w:w="1051" w:type="dxa"/>
            <w:tcBorders>
              <w:top w:val="nil"/>
              <w:left w:val="nil"/>
              <w:bottom w:val="nil"/>
              <w:right w:val="single" w:sz="4" w:space="0" w:color="auto"/>
            </w:tcBorders>
            <w:noWrap/>
            <w:vAlign w:val="center"/>
            <w:hideMark/>
          </w:tcPr>
          <w:p w14:paraId="33C118D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46.5</w:t>
            </w:r>
          </w:p>
        </w:tc>
        <w:tc>
          <w:tcPr>
            <w:tcW w:w="960" w:type="dxa"/>
            <w:tcBorders>
              <w:top w:val="nil"/>
              <w:left w:val="nil"/>
              <w:bottom w:val="nil"/>
              <w:right w:val="single" w:sz="4" w:space="0" w:color="auto"/>
            </w:tcBorders>
            <w:noWrap/>
            <w:vAlign w:val="center"/>
            <w:hideMark/>
          </w:tcPr>
          <w:p w14:paraId="11E1B7E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1B5A138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273</w:t>
            </w:r>
          </w:p>
        </w:tc>
      </w:tr>
      <w:tr w:rsidR="00725ADB" w:rsidRPr="00705526" w14:paraId="24B3E425" w14:textId="77777777" w:rsidTr="009E4B1F">
        <w:trPr>
          <w:trHeight w:val="283"/>
        </w:trPr>
        <w:tc>
          <w:tcPr>
            <w:tcW w:w="3060" w:type="dxa"/>
            <w:tcBorders>
              <w:top w:val="nil"/>
              <w:left w:val="single" w:sz="4" w:space="0" w:color="auto"/>
              <w:bottom w:val="nil"/>
              <w:right w:val="nil"/>
            </w:tcBorders>
            <w:vAlign w:val="center"/>
            <w:hideMark/>
          </w:tcPr>
          <w:p w14:paraId="0AB087D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Triglyceride</w:t>
            </w:r>
          </w:p>
        </w:tc>
        <w:tc>
          <w:tcPr>
            <w:tcW w:w="960" w:type="dxa"/>
            <w:tcBorders>
              <w:top w:val="nil"/>
              <w:left w:val="single" w:sz="4" w:space="0" w:color="auto"/>
              <w:bottom w:val="nil"/>
              <w:right w:val="single" w:sz="4" w:space="0" w:color="auto"/>
            </w:tcBorders>
            <w:noWrap/>
            <w:vAlign w:val="center"/>
            <w:hideMark/>
          </w:tcPr>
          <w:p w14:paraId="3156F6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048DD3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144.5022</w:t>
            </w:r>
          </w:p>
        </w:tc>
        <w:tc>
          <w:tcPr>
            <w:tcW w:w="1051" w:type="dxa"/>
            <w:tcBorders>
              <w:top w:val="nil"/>
              <w:left w:val="nil"/>
              <w:bottom w:val="nil"/>
              <w:right w:val="single" w:sz="4" w:space="0" w:color="auto"/>
            </w:tcBorders>
            <w:noWrap/>
            <w:vAlign w:val="center"/>
            <w:hideMark/>
          </w:tcPr>
          <w:p w14:paraId="365A6C0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97.9045</w:t>
            </w:r>
          </w:p>
        </w:tc>
        <w:tc>
          <w:tcPr>
            <w:tcW w:w="960" w:type="dxa"/>
            <w:tcBorders>
              <w:top w:val="nil"/>
              <w:left w:val="nil"/>
              <w:bottom w:val="nil"/>
              <w:right w:val="single" w:sz="4" w:space="0" w:color="auto"/>
            </w:tcBorders>
            <w:noWrap/>
            <w:vAlign w:val="center"/>
            <w:hideMark/>
          </w:tcPr>
          <w:p w14:paraId="45EF30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1.39</w:t>
            </w:r>
          </w:p>
        </w:tc>
        <w:tc>
          <w:tcPr>
            <w:tcW w:w="960" w:type="dxa"/>
            <w:tcBorders>
              <w:top w:val="nil"/>
              <w:left w:val="nil"/>
              <w:bottom w:val="nil"/>
              <w:right w:val="single" w:sz="4" w:space="0" w:color="auto"/>
            </w:tcBorders>
            <w:noWrap/>
            <w:vAlign w:val="center"/>
            <w:hideMark/>
          </w:tcPr>
          <w:p w14:paraId="042342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83</w:t>
            </w:r>
          </w:p>
        </w:tc>
        <w:tc>
          <w:tcPr>
            <w:tcW w:w="1051" w:type="dxa"/>
            <w:tcBorders>
              <w:top w:val="nil"/>
              <w:left w:val="nil"/>
              <w:bottom w:val="nil"/>
              <w:right w:val="single" w:sz="4" w:space="0" w:color="auto"/>
            </w:tcBorders>
            <w:noWrap/>
            <w:vAlign w:val="center"/>
            <w:hideMark/>
          </w:tcPr>
          <w:p w14:paraId="57CCA94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119</w:t>
            </w:r>
          </w:p>
        </w:tc>
        <w:tc>
          <w:tcPr>
            <w:tcW w:w="960" w:type="dxa"/>
            <w:tcBorders>
              <w:top w:val="nil"/>
              <w:left w:val="nil"/>
              <w:bottom w:val="nil"/>
              <w:right w:val="single" w:sz="4" w:space="0" w:color="auto"/>
            </w:tcBorders>
            <w:noWrap/>
            <w:vAlign w:val="center"/>
            <w:hideMark/>
          </w:tcPr>
          <w:p w14:paraId="61865D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172</w:t>
            </w:r>
          </w:p>
        </w:tc>
        <w:tc>
          <w:tcPr>
            <w:tcW w:w="960" w:type="dxa"/>
            <w:tcBorders>
              <w:top w:val="nil"/>
              <w:left w:val="nil"/>
              <w:bottom w:val="nil"/>
              <w:right w:val="single" w:sz="4" w:space="0" w:color="auto"/>
            </w:tcBorders>
            <w:noWrap/>
            <w:vAlign w:val="center"/>
            <w:hideMark/>
          </w:tcPr>
          <w:p w14:paraId="7AC2F81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838</w:t>
            </w:r>
          </w:p>
        </w:tc>
      </w:tr>
      <w:tr w:rsidR="00725ADB" w:rsidRPr="00705526" w14:paraId="775A4E4C" w14:textId="77777777" w:rsidTr="009E4B1F">
        <w:trPr>
          <w:trHeight w:val="283"/>
        </w:trPr>
        <w:tc>
          <w:tcPr>
            <w:tcW w:w="3060" w:type="dxa"/>
            <w:tcBorders>
              <w:top w:val="nil"/>
              <w:left w:val="single" w:sz="4" w:space="0" w:color="auto"/>
              <w:bottom w:val="nil"/>
              <w:right w:val="nil"/>
            </w:tcBorders>
            <w:vAlign w:val="center"/>
            <w:hideMark/>
          </w:tcPr>
          <w:p w14:paraId="2444210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Aspartat</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(AST)</w:t>
            </w:r>
          </w:p>
        </w:tc>
        <w:tc>
          <w:tcPr>
            <w:tcW w:w="960" w:type="dxa"/>
            <w:tcBorders>
              <w:top w:val="nil"/>
              <w:left w:val="single" w:sz="4" w:space="0" w:color="auto"/>
              <w:bottom w:val="nil"/>
              <w:right w:val="single" w:sz="4" w:space="0" w:color="auto"/>
            </w:tcBorders>
            <w:noWrap/>
            <w:vAlign w:val="center"/>
            <w:hideMark/>
          </w:tcPr>
          <w:p w14:paraId="64B2FAB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149A9D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21.6850</w:t>
            </w:r>
          </w:p>
        </w:tc>
        <w:tc>
          <w:tcPr>
            <w:tcW w:w="1051" w:type="dxa"/>
            <w:tcBorders>
              <w:top w:val="nil"/>
              <w:left w:val="nil"/>
              <w:bottom w:val="nil"/>
              <w:right w:val="single" w:sz="4" w:space="0" w:color="auto"/>
            </w:tcBorders>
            <w:noWrap/>
            <w:vAlign w:val="center"/>
            <w:hideMark/>
          </w:tcPr>
          <w:p w14:paraId="4205184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16.6976</w:t>
            </w:r>
          </w:p>
        </w:tc>
        <w:tc>
          <w:tcPr>
            <w:tcW w:w="960" w:type="dxa"/>
            <w:tcBorders>
              <w:top w:val="nil"/>
              <w:left w:val="nil"/>
              <w:bottom w:val="nil"/>
              <w:right w:val="single" w:sz="4" w:space="0" w:color="auto"/>
            </w:tcBorders>
            <w:noWrap/>
            <w:vAlign w:val="center"/>
            <w:hideMark/>
          </w:tcPr>
          <w:p w14:paraId="588276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w:t>
            </w:r>
          </w:p>
        </w:tc>
        <w:tc>
          <w:tcPr>
            <w:tcW w:w="960" w:type="dxa"/>
            <w:tcBorders>
              <w:top w:val="nil"/>
              <w:left w:val="nil"/>
              <w:bottom w:val="nil"/>
              <w:right w:val="single" w:sz="4" w:space="0" w:color="auto"/>
            </w:tcBorders>
            <w:noWrap/>
            <w:vAlign w:val="center"/>
            <w:hideMark/>
          </w:tcPr>
          <w:p w14:paraId="20192EF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w:t>
            </w:r>
          </w:p>
        </w:tc>
        <w:tc>
          <w:tcPr>
            <w:tcW w:w="1051" w:type="dxa"/>
            <w:tcBorders>
              <w:top w:val="nil"/>
              <w:left w:val="nil"/>
              <w:bottom w:val="nil"/>
              <w:right w:val="single" w:sz="4" w:space="0" w:color="auto"/>
            </w:tcBorders>
            <w:noWrap/>
            <w:vAlign w:val="center"/>
            <w:hideMark/>
          </w:tcPr>
          <w:p w14:paraId="012BEE3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w:t>
            </w:r>
          </w:p>
        </w:tc>
        <w:tc>
          <w:tcPr>
            <w:tcW w:w="960" w:type="dxa"/>
            <w:tcBorders>
              <w:top w:val="nil"/>
              <w:left w:val="nil"/>
              <w:bottom w:val="nil"/>
              <w:right w:val="single" w:sz="4" w:space="0" w:color="auto"/>
            </w:tcBorders>
            <w:noWrap/>
            <w:vAlign w:val="center"/>
            <w:hideMark/>
          </w:tcPr>
          <w:p w14:paraId="0D5F3D3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19BCB43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195</w:t>
            </w:r>
          </w:p>
        </w:tc>
      </w:tr>
      <w:tr w:rsidR="00725ADB" w:rsidRPr="00705526" w14:paraId="51B6DF37" w14:textId="77777777" w:rsidTr="009E4B1F">
        <w:trPr>
          <w:trHeight w:val="283"/>
        </w:trPr>
        <w:tc>
          <w:tcPr>
            <w:tcW w:w="3060" w:type="dxa"/>
            <w:tcBorders>
              <w:top w:val="nil"/>
              <w:left w:val="single" w:sz="4" w:space="0" w:color="auto"/>
              <w:bottom w:val="nil"/>
              <w:right w:val="nil"/>
            </w:tcBorders>
            <w:vAlign w:val="center"/>
            <w:hideMark/>
          </w:tcPr>
          <w:p w14:paraId="5E7AB78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Alanin</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(ALT)</w:t>
            </w:r>
          </w:p>
        </w:tc>
        <w:tc>
          <w:tcPr>
            <w:tcW w:w="960" w:type="dxa"/>
            <w:tcBorders>
              <w:top w:val="nil"/>
              <w:left w:val="single" w:sz="4" w:space="0" w:color="auto"/>
              <w:bottom w:val="nil"/>
              <w:right w:val="single" w:sz="4" w:space="0" w:color="auto"/>
            </w:tcBorders>
            <w:noWrap/>
            <w:vAlign w:val="center"/>
            <w:hideMark/>
          </w:tcPr>
          <w:p w14:paraId="24DF864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E2FB35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26.8558</w:t>
            </w:r>
          </w:p>
        </w:tc>
        <w:tc>
          <w:tcPr>
            <w:tcW w:w="1051" w:type="dxa"/>
            <w:tcBorders>
              <w:top w:val="nil"/>
              <w:left w:val="nil"/>
              <w:bottom w:val="nil"/>
              <w:right w:val="single" w:sz="4" w:space="0" w:color="auto"/>
            </w:tcBorders>
            <w:noWrap/>
            <w:vAlign w:val="center"/>
            <w:hideMark/>
          </w:tcPr>
          <w:p w14:paraId="76FF6D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27.8844</w:t>
            </w:r>
          </w:p>
        </w:tc>
        <w:tc>
          <w:tcPr>
            <w:tcW w:w="960" w:type="dxa"/>
            <w:tcBorders>
              <w:top w:val="nil"/>
              <w:left w:val="nil"/>
              <w:bottom w:val="nil"/>
              <w:right w:val="single" w:sz="4" w:space="0" w:color="auto"/>
            </w:tcBorders>
            <w:noWrap/>
            <w:vAlign w:val="center"/>
            <w:hideMark/>
          </w:tcPr>
          <w:p w14:paraId="401181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c>
          <w:tcPr>
            <w:tcW w:w="960" w:type="dxa"/>
            <w:tcBorders>
              <w:top w:val="nil"/>
              <w:left w:val="nil"/>
              <w:bottom w:val="nil"/>
              <w:right w:val="single" w:sz="4" w:space="0" w:color="auto"/>
            </w:tcBorders>
            <w:noWrap/>
            <w:vAlign w:val="center"/>
            <w:hideMark/>
          </w:tcPr>
          <w:p w14:paraId="7A9104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14.25</w:t>
            </w:r>
          </w:p>
        </w:tc>
        <w:tc>
          <w:tcPr>
            <w:tcW w:w="1051" w:type="dxa"/>
            <w:tcBorders>
              <w:top w:val="nil"/>
              <w:left w:val="nil"/>
              <w:bottom w:val="nil"/>
              <w:right w:val="single" w:sz="4" w:space="0" w:color="auto"/>
            </w:tcBorders>
            <w:noWrap/>
            <w:vAlign w:val="center"/>
            <w:hideMark/>
          </w:tcPr>
          <w:p w14:paraId="2878AD3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w:t>
            </w:r>
          </w:p>
        </w:tc>
        <w:tc>
          <w:tcPr>
            <w:tcW w:w="960" w:type="dxa"/>
            <w:tcBorders>
              <w:top w:val="nil"/>
              <w:left w:val="nil"/>
              <w:bottom w:val="nil"/>
              <w:right w:val="single" w:sz="4" w:space="0" w:color="auto"/>
            </w:tcBorders>
            <w:noWrap/>
            <w:vAlign w:val="center"/>
            <w:hideMark/>
          </w:tcPr>
          <w:p w14:paraId="3899A1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w:t>
            </w:r>
          </w:p>
        </w:tc>
        <w:tc>
          <w:tcPr>
            <w:tcW w:w="960" w:type="dxa"/>
            <w:tcBorders>
              <w:top w:val="nil"/>
              <w:left w:val="nil"/>
              <w:bottom w:val="nil"/>
              <w:right w:val="single" w:sz="4" w:space="0" w:color="auto"/>
            </w:tcBorders>
            <w:noWrap/>
            <w:vAlign w:val="center"/>
            <w:hideMark/>
          </w:tcPr>
          <w:p w14:paraId="78DD028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372</w:t>
            </w:r>
          </w:p>
        </w:tc>
      </w:tr>
      <w:tr w:rsidR="00725ADB" w:rsidRPr="00705526" w14:paraId="50C44ECF" w14:textId="77777777" w:rsidTr="009E4B1F">
        <w:trPr>
          <w:trHeight w:val="283"/>
        </w:trPr>
        <w:tc>
          <w:tcPr>
            <w:tcW w:w="3060" w:type="dxa"/>
            <w:tcBorders>
              <w:top w:val="nil"/>
              <w:left w:val="single" w:sz="4" w:space="0" w:color="auto"/>
              <w:bottom w:val="nil"/>
              <w:right w:val="nil"/>
            </w:tcBorders>
            <w:vAlign w:val="center"/>
            <w:hideMark/>
          </w:tcPr>
          <w:p w14:paraId="6F9E29A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Alkaline Phosphatase (ALP)</w:t>
            </w:r>
          </w:p>
        </w:tc>
        <w:tc>
          <w:tcPr>
            <w:tcW w:w="960" w:type="dxa"/>
            <w:tcBorders>
              <w:top w:val="nil"/>
              <w:left w:val="single" w:sz="4" w:space="0" w:color="auto"/>
              <w:bottom w:val="nil"/>
              <w:right w:val="single" w:sz="4" w:space="0" w:color="auto"/>
            </w:tcBorders>
            <w:noWrap/>
            <w:vAlign w:val="center"/>
            <w:hideMark/>
          </w:tcPr>
          <w:p w14:paraId="21B0E25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9E88C1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73.1125</w:t>
            </w:r>
          </w:p>
        </w:tc>
        <w:tc>
          <w:tcPr>
            <w:tcW w:w="1051" w:type="dxa"/>
            <w:tcBorders>
              <w:top w:val="nil"/>
              <w:left w:val="nil"/>
              <w:bottom w:val="nil"/>
              <w:right w:val="single" w:sz="4" w:space="0" w:color="auto"/>
            </w:tcBorders>
            <w:noWrap/>
            <w:vAlign w:val="center"/>
            <w:hideMark/>
          </w:tcPr>
          <w:p w14:paraId="0953D9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24.1811</w:t>
            </w:r>
          </w:p>
        </w:tc>
        <w:tc>
          <w:tcPr>
            <w:tcW w:w="960" w:type="dxa"/>
            <w:tcBorders>
              <w:top w:val="nil"/>
              <w:left w:val="nil"/>
              <w:bottom w:val="nil"/>
              <w:right w:val="single" w:sz="4" w:space="0" w:color="auto"/>
            </w:tcBorders>
            <w:noWrap/>
            <w:vAlign w:val="center"/>
            <w:hideMark/>
          </w:tcPr>
          <w:p w14:paraId="70D9453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w:t>
            </w:r>
          </w:p>
        </w:tc>
        <w:tc>
          <w:tcPr>
            <w:tcW w:w="960" w:type="dxa"/>
            <w:tcBorders>
              <w:top w:val="nil"/>
              <w:left w:val="nil"/>
              <w:bottom w:val="nil"/>
              <w:right w:val="single" w:sz="4" w:space="0" w:color="auto"/>
            </w:tcBorders>
            <w:noWrap/>
            <w:vAlign w:val="center"/>
            <w:hideMark/>
          </w:tcPr>
          <w:p w14:paraId="5A40C0E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58</w:t>
            </w:r>
          </w:p>
        </w:tc>
        <w:tc>
          <w:tcPr>
            <w:tcW w:w="1051" w:type="dxa"/>
            <w:tcBorders>
              <w:top w:val="nil"/>
              <w:left w:val="nil"/>
              <w:bottom w:val="nil"/>
              <w:right w:val="single" w:sz="4" w:space="0" w:color="auto"/>
            </w:tcBorders>
            <w:noWrap/>
            <w:vAlign w:val="center"/>
            <w:hideMark/>
          </w:tcPr>
          <w:p w14:paraId="0134E55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71</w:t>
            </w:r>
          </w:p>
        </w:tc>
        <w:tc>
          <w:tcPr>
            <w:tcW w:w="960" w:type="dxa"/>
            <w:tcBorders>
              <w:top w:val="nil"/>
              <w:left w:val="nil"/>
              <w:bottom w:val="nil"/>
              <w:right w:val="single" w:sz="4" w:space="0" w:color="auto"/>
            </w:tcBorders>
            <w:noWrap/>
            <w:vAlign w:val="center"/>
            <w:hideMark/>
          </w:tcPr>
          <w:p w14:paraId="654EED6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86</w:t>
            </w:r>
          </w:p>
        </w:tc>
        <w:tc>
          <w:tcPr>
            <w:tcW w:w="960" w:type="dxa"/>
            <w:tcBorders>
              <w:top w:val="nil"/>
              <w:left w:val="nil"/>
              <w:bottom w:val="nil"/>
              <w:right w:val="single" w:sz="4" w:space="0" w:color="auto"/>
            </w:tcBorders>
            <w:noWrap/>
            <w:vAlign w:val="center"/>
            <w:hideMark/>
          </w:tcPr>
          <w:p w14:paraId="1FF68E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197</w:t>
            </w:r>
          </w:p>
        </w:tc>
      </w:tr>
      <w:tr w:rsidR="00725ADB" w:rsidRPr="00705526" w14:paraId="1376E805" w14:textId="77777777" w:rsidTr="009E4B1F">
        <w:trPr>
          <w:trHeight w:val="283"/>
        </w:trPr>
        <w:tc>
          <w:tcPr>
            <w:tcW w:w="3060" w:type="dxa"/>
            <w:tcBorders>
              <w:top w:val="nil"/>
              <w:left w:val="single" w:sz="4" w:space="0" w:color="auto"/>
              <w:bottom w:val="nil"/>
              <w:right w:val="nil"/>
            </w:tcBorders>
            <w:vAlign w:val="center"/>
            <w:hideMark/>
          </w:tcPr>
          <w:p w14:paraId="1610446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Creatinine</w:t>
            </w:r>
          </w:p>
        </w:tc>
        <w:tc>
          <w:tcPr>
            <w:tcW w:w="960" w:type="dxa"/>
            <w:tcBorders>
              <w:top w:val="nil"/>
              <w:left w:val="single" w:sz="4" w:space="0" w:color="auto"/>
              <w:bottom w:val="nil"/>
              <w:right w:val="single" w:sz="4" w:space="0" w:color="auto"/>
            </w:tcBorders>
            <w:noWrap/>
            <w:vAlign w:val="center"/>
            <w:hideMark/>
          </w:tcPr>
          <w:p w14:paraId="091CD7C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28F5F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0.8006</w:t>
            </w:r>
          </w:p>
        </w:tc>
        <w:tc>
          <w:tcPr>
            <w:tcW w:w="1051" w:type="dxa"/>
            <w:tcBorders>
              <w:top w:val="nil"/>
              <w:left w:val="nil"/>
              <w:bottom w:val="nil"/>
              <w:right w:val="single" w:sz="4" w:space="0" w:color="auto"/>
            </w:tcBorders>
            <w:noWrap/>
            <w:vAlign w:val="center"/>
            <w:hideMark/>
          </w:tcPr>
          <w:p w14:paraId="41484E5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0.1764</w:t>
            </w:r>
          </w:p>
        </w:tc>
        <w:tc>
          <w:tcPr>
            <w:tcW w:w="960" w:type="dxa"/>
            <w:tcBorders>
              <w:top w:val="nil"/>
              <w:left w:val="nil"/>
              <w:bottom w:val="nil"/>
              <w:right w:val="single" w:sz="4" w:space="0" w:color="auto"/>
            </w:tcBorders>
            <w:noWrap/>
            <w:vAlign w:val="center"/>
            <w:hideMark/>
          </w:tcPr>
          <w:p w14:paraId="0DF3188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0.46</w:t>
            </w:r>
          </w:p>
        </w:tc>
        <w:tc>
          <w:tcPr>
            <w:tcW w:w="960" w:type="dxa"/>
            <w:tcBorders>
              <w:top w:val="nil"/>
              <w:left w:val="nil"/>
              <w:bottom w:val="nil"/>
              <w:right w:val="single" w:sz="4" w:space="0" w:color="auto"/>
            </w:tcBorders>
            <w:noWrap/>
            <w:vAlign w:val="center"/>
            <w:hideMark/>
          </w:tcPr>
          <w:p w14:paraId="41FFFB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0.65</w:t>
            </w:r>
          </w:p>
        </w:tc>
        <w:tc>
          <w:tcPr>
            <w:tcW w:w="1051" w:type="dxa"/>
            <w:tcBorders>
              <w:top w:val="nil"/>
              <w:left w:val="nil"/>
              <w:bottom w:val="nil"/>
              <w:right w:val="single" w:sz="4" w:space="0" w:color="auto"/>
            </w:tcBorders>
            <w:noWrap/>
            <w:vAlign w:val="center"/>
            <w:hideMark/>
          </w:tcPr>
          <w:p w14:paraId="145035E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0.79</w:t>
            </w:r>
          </w:p>
        </w:tc>
        <w:tc>
          <w:tcPr>
            <w:tcW w:w="960" w:type="dxa"/>
            <w:tcBorders>
              <w:top w:val="nil"/>
              <w:left w:val="nil"/>
              <w:bottom w:val="nil"/>
              <w:right w:val="single" w:sz="4" w:space="0" w:color="auto"/>
            </w:tcBorders>
            <w:noWrap/>
            <w:vAlign w:val="center"/>
            <w:hideMark/>
          </w:tcPr>
          <w:p w14:paraId="6430167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0.92</w:t>
            </w:r>
          </w:p>
        </w:tc>
        <w:tc>
          <w:tcPr>
            <w:tcW w:w="960" w:type="dxa"/>
            <w:tcBorders>
              <w:top w:val="nil"/>
              <w:left w:val="nil"/>
              <w:bottom w:val="nil"/>
              <w:right w:val="single" w:sz="4" w:space="0" w:color="auto"/>
            </w:tcBorders>
            <w:noWrap/>
            <w:vAlign w:val="center"/>
            <w:hideMark/>
          </w:tcPr>
          <w:p w14:paraId="23DA944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1.46</w:t>
            </w:r>
          </w:p>
        </w:tc>
      </w:tr>
      <w:tr w:rsidR="00725ADB" w:rsidRPr="00705526" w14:paraId="31727924" w14:textId="77777777" w:rsidTr="009E4B1F">
        <w:trPr>
          <w:trHeight w:val="283"/>
        </w:trPr>
        <w:tc>
          <w:tcPr>
            <w:tcW w:w="3060" w:type="dxa"/>
            <w:tcBorders>
              <w:top w:val="nil"/>
              <w:left w:val="single" w:sz="4" w:space="0" w:color="auto"/>
              <w:bottom w:val="nil"/>
              <w:right w:val="nil"/>
            </w:tcBorders>
            <w:vAlign w:val="center"/>
            <w:hideMark/>
          </w:tcPr>
          <w:p w14:paraId="53AFD03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Glomerular Filtration Rate (GFR)</w:t>
            </w:r>
          </w:p>
        </w:tc>
        <w:tc>
          <w:tcPr>
            <w:tcW w:w="960" w:type="dxa"/>
            <w:tcBorders>
              <w:top w:val="nil"/>
              <w:left w:val="single" w:sz="4" w:space="0" w:color="auto"/>
              <w:bottom w:val="nil"/>
              <w:right w:val="single" w:sz="4" w:space="0" w:color="auto"/>
            </w:tcBorders>
            <w:noWrap/>
            <w:vAlign w:val="center"/>
            <w:hideMark/>
          </w:tcPr>
          <w:p w14:paraId="1AD2F9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AC7614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100.8189</w:t>
            </w:r>
          </w:p>
        </w:tc>
        <w:tc>
          <w:tcPr>
            <w:tcW w:w="1051" w:type="dxa"/>
            <w:tcBorders>
              <w:top w:val="nil"/>
              <w:left w:val="nil"/>
              <w:bottom w:val="nil"/>
              <w:right w:val="single" w:sz="4" w:space="0" w:color="auto"/>
            </w:tcBorders>
            <w:noWrap/>
            <w:vAlign w:val="center"/>
            <w:hideMark/>
          </w:tcPr>
          <w:p w14:paraId="3DEAE4A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16.9714</w:t>
            </w:r>
          </w:p>
        </w:tc>
        <w:tc>
          <w:tcPr>
            <w:tcW w:w="960" w:type="dxa"/>
            <w:tcBorders>
              <w:top w:val="nil"/>
              <w:left w:val="nil"/>
              <w:bottom w:val="nil"/>
              <w:right w:val="single" w:sz="4" w:space="0" w:color="auto"/>
            </w:tcBorders>
            <w:noWrap/>
            <w:vAlign w:val="center"/>
            <w:hideMark/>
          </w:tcPr>
          <w:p w14:paraId="77521B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10.6</w:t>
            </w:r>
          </w:p>
        </w:tc>
        <w:tc>
          <w:tcPr>
            <w:tcW w:w="960" w:type="dxa"/>
            <w:tcBorders>
              <w:top w:val="nil"/>
              <w:left w:val="nil"/>
              <w:bottom w:val="nil"/>
              <w:right w:val="single" w:sz="4" w:space="0" w:color="auto"/>
            </w:tcBorders>
            <w:noWrap/>
            <w:vAlign w:val="center"/>
            <w:hideMark/>
          </w:tcPr>
          <w:p w14:paraId="2404585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94.17</w:t>
            </w:r>
          </w:p>
        </w:tc>
        <w:tc>
          <w:tcPr>
            <w:tcW w:w="1051" w:type="dxa"/>
            <w:tcBorders>
              <w:top w:val="nil"/>
              <w:left w:val="nil"/>
              <w:bottom w:val="nil"/>
              <w:right w:val="single" w:sz="4" w:space="0" w:color="auto"/>
            </w:tcBorders>
            <w:noWrap/>
            <w:vAlign w:val="center"/>
            <w:hideMark/>
          </w:tcPr>
          <w:p w14:paraId="55BDADB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104</w:t>
            </w:r>
          </w:p>
        </w:tc>
        <w:tc>
          <w:tcPr>
            <w:tcW w:w="960" w:type="dxa"/>
            <w:tcBorders>
              <w:top w:val="nil"/>
              <w:left w:val="nil"/>
              <w:bottom w:val="nil"/>
              <w:right w:val="single" w:sz="4" w:space="0" w:color="auto"/>
            </w:tcBorders>
            <w:noWrap/>
            <w:vAlign w:val="center"/>
            <w:hideMark/>
          </w:tcPr>
          <w:p w14:paraId="68BF04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110.745</w:t>
            </w:r>
          </w:p>
        </w:tc>
        <w:tc>
          <w:tcPr>
            <w:tcW w:w="960" w:type="dxa"/>
            <w:tcBorders>
              <w:top w:val="nil"/>
              <w:left w:val="nil"/>
              <w:bottom w:val="nil"/>
              <w:right w:val="single" w:sz="4" w:space="0" w:color="auto"/>
            </w:tcBorders>
            <w:noWrap/>
            <w:vAlign w:val="center"/>
            <w:hideMark/>
          </w:tcPr>
          <w:p w14:paraId="032EB2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132</w:t>
            </w:r>
          </w:p>
        </w:tc>
      </w:tr>
      <w:tr w:rsidR="00725ADB" w:rsidRPr="00705526" w14:paraId="55D2E7F9" w14:textId="77777777" w:rsidTr="009E4B1F">
        <w:trPr>
          <w:trHeight w:val="283"/>
        </w:trPr>
        <w:tc>
          <w:tcPr>
            <w:tcW w:w="3060" w:type="dxa"/>
            <w:tcBorders>
              <w:top w:val="nil"/>
              <w:left w:val="single" w:sz="4" w:space="0" w:color="auto"/>
              <w:bottom w:val="nil"/>
              <w:right w:val="nil"/>
            </w:tcBorders>
            <w:vAlign w:val="center"/>
            <w:hideMark/>
          </w:tcPr>
          <w:p w14:paraId="0F9E25B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C-Reactive Protein (CRP)</w:t>
            </w:r>
          </w:p>
        </w:tc>
        <w:tc>
          <w:tcPr>
            <w:tcW w:w="960" w:type="dxa"/>
            <w:tcBorders>
              <w:top w:val="nil"/>
              <w:left w:val="single" w:sz="4" w:space="0" w:color="auto"/>
              <w:bottom w:val="nil"/>
              <w:right w:val="single" w:sz="4" w:space="0" w:color="auto"/>
            </w:tcBorders>
            <w:noWrap/>
            <w:vAlign w:val="center"/>
            <w:hideMark/>
          </w:tcPr>
          <w:p w14:paraId="41187F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3E4B07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1.8539</w:t>
            </w:r>
          </w:p>
        </w:tc>
        <w:tc>
          <w:tcPr>
            <w:tcW w:w="1051" w:type="dxa"/>
            <w:tcBorders>
              <w:top w:val="nil"/>
              <w:left w:val="nil"/>
              <w:bottom w:val="nil"/>
              <w:right w:val="single" w:sz="4" w:space="0" w:color="auto"/>
            </w:tcBorders>
            <w:noWrap/>
            <w:vAlign w:val="center"/>
            <w:hideMark/>
          </w:tcPr>
          <w:p w14:paraId="57524D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4.9896</w:t>
            </w:r>
          </w:p>
        </w:tc>
        <w:tc>
          <w:tcPr>
            <w:tcW w:w="960" w:type="dxa"/>
            <w:tcBorders>
              <w:top w:val="nil"/>
              <w:left w:val="nil"/>
              <w:bottom w:val="nil"/>
              <w:right w:val="single" w:sz="4" w:space="0" w:color="auto"/>
            </w:tcBorders>
            <w:noWrap/>
            <w:vAlign w:val="center"/>
            <w:hideMark/>
          </w:tcPr>
          <w:p w14:paraId="0B6494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CA9379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72C7A91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0.215</w:t>
            </w:r>
          </w:p>
        </w:tc>
        <w:tc>
          <w:tcPr>
            <w:tcW w:w="960" w:type="dxa"/>
            <w:tcBorders>
              <w:top w:val="nil"/>
              <w:left w:val="nil"/>
              <w:bottom w:val="nil"/>
              <w:right w:val="single" w:sz="4" w:space="0" w:color="auto"/>
            </w:tcBorders>
            <w:noWrap/>
            <w:vAlign w:val="center"/>
            <w:hideMark/>
          </w:tcPr>
          <w:p w14:paraId="70B00CB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1.615</w:t>
            </w:r>
          </w:p>
        </w:tc>
        <w:tc>
          <w:tcPr>
            <w:tcW w:w="960" w:type="dxa"/>
            <w:tcBorders>
              <w:top w:val="nil"/>
              <w:left w:val="nil"/>
              <w:bottom w:val="nil"/>
              <w:right w:val="single" w:sz="4" w:space="0" w:color="auto"/>
            </w:tcBorders>
            <w:noWrap/>
            <w:vAlign w:val="center"/>
            <w:hideMark/>
          </w:tcPr>
          <w:p w14:paraId="2CE485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43.4</w:t>
            </w:r>
          </w:p>
        </w:tc>
      </w:tr>
      <w:tr w:rsidR="00725ADB" w:rsidRPr="00705526" w14:paraId="648BAEC5" w14:textId="77777777" w:rsidTr="009E4B1F">
        <w:trPr>
          <w:trHeight w:val="283"/>
        </w:trPr>
        <w:tc>
          <w:tcPr>
            <w:tcW w:w="3060" w:type="dxa"/>
            <w:tcBorders>
              <w:top w:val="nil"/>
              <w:left w:val="single" w:sz="4" w:space="0" w:color="auto"/>
              <w:bottom w:val="nil"/>
              <w:right w:val="nil"/>
            </w:tcBorders>
            <w:vAlign w:val="center"/>
            <w:hideMark/>
          </w:tcPr>
          <w:p w14:paraId="171A17C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Hemoglobin</w:t>
            </w:r>
            <w:proofErr w:type="spellEnd"/>
            <w:r w:rsidRPr="00705526">
              <w:rPr>
                <w:rFonts w:ascii="Calibri" w:eastAsia="Times New Roman" w:hAnsi="Calibri" w:cs="Calibri"/>
                <w:color w:val="000000"/>
                <w:kern w:val="0"/>
                <w:sz w:val="20"/>
                <w:szCs w:val="20"/>
                <w14:ligatures w14:val="none"/>
              </w:rPr>
              <w:t xml:space="preserve"> (HGB)</w:t>
            </w:r>
          </w:p>
        </w:tc>
        <w:tc>
          <w:tcPr>
            <w:tcW w:w="960" w:type="dxa"/>
            <w:tcBorders>
              <w:top w:val="nil"/>
              <w:left w:val="single" w:sz="4" w:space="0" w:color="auto"/>
              <w:bottom w:val="nil"/>
              <w:right w:val="single" w:sz="4" w:space="0" w:color="auto"/>
            </w:tcBorders>
            <w:noWrap/>
            <w:vAlign w:val="center"/>
            <w:hideMark/>
          </w:tcPr>
          <w:p w14:paraId="5F0EB20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D007F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14.4182</w:t>
            </w:r>
          </w:p>
        </w:tc>
        <w:tc>
          <w:tcPr>
            <w:tcW w:w="1051" w:type="dxa"/>
            <w:tcBorders>
              <w:top w:val="nil"/>
              <w:left w:val="nil"/>
              <w:bottom w:val="nil"/>
              <w:right w:val="single" w:sz="4" w:space="0" w:color="auto"/>
            </w:tcBorders>
            <w:noWrap/>
            <w:vAlign w:val="center"/>
            <w:hideMark/>
          </w:tcPr>
          <w:p w14:paraId="34CD5CC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1.7758</w:t>
            </w:r>
          </w:p>
        </w:tc>
        <w:tc>
          <w:tcPr>
            <w:tcW w:w="960" w:type="dxa"/>
            <w:tcBorders>
              <w:top w:val="nil"/>
              <w:left w:val="nil"/>
              <w:bottom w:val="nil"/>
              <w:right w:val="single" w:sz="4" w:space="0" w:color="auto"/>
            </w:tcBorders>
            <w:noWrap/>
            <w:vAlign w:val="center"/>
            <w:hideMark/>
          </w:tcPr>
          <w:p w14:paraId="456D08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8.5</w:t>
            </w:r>
          </w:p>
        </w:tc>
        <w:tc>
          <w:tcPr>
            <w:tcW w:w="960" w:type="dxa"/>
            <w:tcBorders>
              <w:top w:val="nil"/>
              <w:left w:val="nil"/>
              <w:bottom w:val="nil"/>
              <w:right w:val="single" w:sz="4" w:space="0" w:color="auto"/>
            </w:tcBorders>
            <w:noWrap/>
            <w:vAlign w:val="center"/>
            <w:hideMark/>
          </w:tcPr>
          <w:p w14:paraId="02FC1C4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13.3</w:t>
            </w:r>
          </w:p>
        </w:tc>
        <w:tc>
          <w:tcPr>
            <w:tcW w:w="1051" w:type="dxa"/>
            <w:tcBorders>
              <w:top w:val="nil"/>
              <w:left w:val="nil"/>
              <w:bottom w:val="nil"/>
              <w:right w:val="single" w:sz="4" w:space="0" w:color="auto"/>
            </w:tcBorders>
            <w:noWrap/>
            <w:vAlign w:val="center"/>
            <w:hideMark/>
          </w:tcPr>
          <w:p w14:paraId="1CD5A1C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w:t>
            </w:r>
          </w:p>
        </w:tc>
        <w:tc>
          <w:tcPr>
            <w:tcW w:w="960" w:type="dxa"/>
            <w:tcBorders>
              <w:top w:val="nil"/>
              <w:left w:val="nil"/>
              <w:bottom w:val="nil"/>
              <w:right w:val="single" w:sz="4" w:space="0" w:color="auto"/>
            </w:tcBorders>
            <w:noWrap/>
            <w:vAlign w:val="center"/>
            <w:hideMark/>
          </w:tcPr>
          <w:p w14:paraId="4AABAB1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15.7</w:t>
            </w:r>
          </w:p>
        </w:tc>
        <w:tc>
          <w:tcPr>
            <w:tcW w:w="960" w:type="dxa"/>
            <w:tcBorders>
              <w:top w:val="nil"/>
              <w:left w:val="nil"/>
              <w:bottom w:val="nil"/>
              <w:right w:val="single" w:sz="4" w:space="0" w:color="auto"/>
            </w:tcBorders>
            <w:noWrap/>
            <w:vAlign w:val="center"/>
            <w:hideMark/>
          </w:tcPr>
          <w:p w14:paraId="36CFFF8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18.8</w:t>
            </w:r>
          </w:p>
        </w:tc>
      </w:tr>
      <w:tr w:rsidR="00725ADB" w:rsidRPr="00705526" w14:paraId="1A3E2771" w14:textId="77777777" w:rsidTr="009E4B1F">
        <w:trPr>
          <w:trHeight w:val="283"/>
        </w:trPr>
        <w:tc>
          <w:tcPr>
            <w:tcW w:w="3060" w:type="dxa"/>
            <w:tcBorders>
              <w:top w:val="nil"/>
              <w:left w:val="single" w:sz="4" w:space="0" w:color="auto"/>
              <w:bottom w:val="single" w:sz="4" w:space="0" w:color="auto"/>
              <w:right w:val="nil"/>
            </w:tcBorders>
            <w:vAlign w:val="center"/>
            <w:hideMark/>
          </w:tcPr>
          <w:p w14:paraId="5DBCA0A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Vitamin D</w:t>
            </w:r>
          </w:p>
        </w:tc>
        <w:tc>
          <w:tcPr>
            <w:tcW w:w="960" w:type="dxa"/>
            <w:tcBorders>
              <w:top w:val="nil"/>
              <w:left w:val="single" w:sz="4" w:space="0" w:color="auto"/>
              <w:bottom w:val="single" w:sz="4" w:space="0" w:color="auto"/>
              <w:right w:val="single" w:sz="4" w:space="0" w:color="auto"/>
            </w:tcBorders>
            <w:noWrap/>
            <w:vAlign w:val="center"/>
            <w:hideMark/>
          </w:tcPr>
          <w:p w14:paraId="286BB50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single" w:sz="4" w:space="0" w:color="auto"/>
              <w:right w:val="single" w:sz="4" w:space="0" w:color="auto"/>
            </w:tcBorders>
            <w:noWrap/>
            <w:vAlign w:val="center"/>
            <w:hideMark/>
          </w:tcPr>
          <w:p w14:paraId="470DAF2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21.4014</w:t>
            </w:r>
          </w:p>
        </w:tc>
        <w:tc>
          <w:tcPr>
            <w:tcW w:w="1051" w:type="dxa"/>
            <w:tcBorders>
              <w:top w:val="nil"/>
              <w:left w:val="nil"/>
              <w:bottom w:val="single" w:sz="4" w:space="0" w:color="auto"/>
              <w:right w:val="single" w:sz="4" w:space="0" w:color="auto"/>
            </w:tcBorders>
            <w:noWrap/>
            <w:vAlign w:val="center"/>
            <w:hideMark/>
          </w:tcPr>
          <w:p w14:paraId="7304650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9.9817</w:t>
            </w:r>
          </w:p>
        </w:tc>
        <w:tc>
          <w:tcPr>
            <w:tcW w:w="960" w:type="dxa"/>
            <w:tcBorders>
              <w:top w:val="nil"/>
              <w:left w:val="nil"/>
              <w:bottom w:val="single" w:sz="4" w:space="0" w:color="auto"/>
              <w:right w:val="single" w:sz="4" w:space="0" w:color="auto"/>
            </w:tcBorders>
            <w:noWrap/>
            <w:vAlign w:val="center"/>
            <w:hideMark/>
          </w:tcPr>
          <w:p w14:paraId="0AA551F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w:t>
            </w:r>
          </w:p>
        </w:tc>
        <w:tc>
          <w:tcPr>
            <w:tcW w:w="960" w:type="dxa"/>
            <w:tcBorders>
              <w:top w:val="nil"/>
              <w:left w:val="nil"/>
              <w:bottom w:val="single" w:sz="4" w:space="0" w:color="auto"/>
              <w:right w:val="single" w:sz="4" w:space="0" w:color="auto"/>
            </w:tcBorders>
            <w:noWrap/>
            <w:vAlign w:val="center"/>
            <w:hideMark/>
          </w:tcPr>
          <w:p w14:paraId="0345DA5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13.25</w:t>
            </w:r>
          </w:p>
        </w:tc>
        <w:tc>
          <w:tcPr>
            <w:tcW w:w="1051" w:type="dxa"/>
            <w:tcBorders>
              <w:top w:val="nil"/>
              <w:left w:val="nil"/>
              <w:bottom w:val="single" w:sz="4" w:space="0" w:color="auto"/>
              <w:right w:val="single" w:sz="4" w:space="0" w:color="auto"/>
            </w:tcBorders>
            <w:noWrap/>
            <w:vAlign w:val="center"/>
            <w:hideMark/>
          </w:tcPr>
          <w:p w14:paraId="29D5967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w:t>
            </w:r>
          </w:p>
        </w:tc>
        <w:tc>
          <w:tcPr>
            <w:tcW w:w="960" w:type="dxa"/>
            <w:tcBorders>
              <w:top w:val="nil"/>
              <w:left w:val="nil"/>
              <w:bottom w:val="single" w:sz="4" w:space="0" w:color="auto"/>
              <w:right w:val="single" w:sz="4" w:space="0" w:color="auto"/>
            </w:tcBorders>
            <w:noWrap/>
            <w:vAlign w:val="center"/>
            <w:hideMark/>
          </w:tcPr>
          <w:p w14:paraId="01F9434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28.06</w:t>
            </w:r>
          </w:p>
        </w:tc>
        <w:tc>
          <w:tcPr>
            <w:tcW w:w="960" w:type="dxa"/>
            <w:tcBorders>
              <w:top w:val="nil"/>
              <w:left w:val="nil"/>
              <w:bottom w:val="single" w:sz="4" w:space="0" w:color="auto"/>
              <w:right w:val="single" w:sz="4" w:space="0" w:color="auto"/>
            </w:tcBorders>
            <w:noWrap/>
            <w:vAlign w:val="center"/>
            <w:hideMark/>
          </w:tcPr>
          <w:p w14:paraId="529787B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53.1</w:t>
            </w:r>
          </w:p>
        </w:tc>
      </w:tr>
    </w:tbl>
    <w:p w14:paraId="5D7BC7C1" w14:textId="77777777" w:rsidR="00725ADB" w:rsidRPr="00705526" w:rsidRDefault="00725ADB" w:rsidP="00725ADB">
      <w:pPr>
        <w:rPr>
          <w:rFonts w:ascii="Calibri" w:hAnsi="Calibri" w:cs="Calibri"/>
        </w:rPr>
      </w:pPr>
    </w:p>
    <w:p w14:paraId="70AB2FAC" w14:textId="77777777" w:rsidR="00725ADB" w:rsidRPr="00705526" w:rsidRDefault="00725ADB" w:rsidP="00705526">
      <w:pPr>
        <w:pStyle w:val="Heading2"/>
      </w:pPr>
      <w:bookmarkStart w:id="117" w:name="_Toc217650998"/>
      <w:r w:rsidRPr="00705526">
        <w:lastRenderedPageBreak/>
        <w:t>Data Preprocessing</w:t>
      </w:r>
      <w:bookmarkEnd w:id="117"/>
    </w:p>
    <w:p w14:paraId="7250BD49" w14:textId="028AA777" w:rsidR="00725ADB" w:rsidRPr="00705526" w:rsidRDefault="00725ADB" w:rsidP="00725ADB">
      <w:pPr>
        <w:jc w:val="both"/>
        <w:rPr>
          <w:rFonts w:ascii="Calibri" w:hAnsi="Calibri" w:cs="Calibri"/>
        </w:rPr>
      </w:pPr>
      <w:r w:rsidRPr="00705526">
        <w:rPr>
          <w:rFonts w:ascii="Calibri" w:hAnsi="Calibri" w:cs="Calibri"/>
        </w:rPr>
        <w:t xml:space="preserve">According to the abstract on UCI page of the dataset, additional preprocessing is generally unnecessary. However, data from </w:t>
      </w:r>
      <w:commentRangeStart w:id="118"/>
      <w:r w:rsidRPr="00705526">
        <w:rPr>
          <w:rFonts w:ascii="Calibri" w:hAnsi="Calibri" w:cs="Calibri"/>
        </w:rPr>
        <w:fldChar w:fldCharType="begin"/>
      </w:r>
      <w:r w:rsidRPr="00705526">
        <w:rPr>
          <w:rFonts w:ascii="Calibri" w:hAnsi="Calibri" w:cs="Calibri"/>
        </w:rPr>
        <w:instrText xml:space="preserve"> REF _Ref217411838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ins w:id="119" w:author="YouQuan Neu (yqn1e23)" w:date="2025-12-26T14:16:00Z" w16du:dateUtc="2025-12-26T06:16:00Z">
        <w:r w:rsidR="004B2024" w:rsidRPr="00705526">
          <w:rPr>
            <w:rFonts w:ascii="Calibri" w:hAnsi="Calibri" w:cs="Calibri"/>
          </w:rPr>
          <w:t xml:space="preserve">Table </w:t>
        </w:r>
        <w:r w:rsidR="004B2024">
          <w:rPr>
            <w:rFonts w:ascii="Calibri" w:hAnsi="Calibri" w:cs="Calibri"/>
            <w:noProof/>
          </w:rPr>
          <w:t>2</w:t>
        </w:r>
        <w:r w:rsidR="004B2024" w:rsidRPr="00705526">
          <w:rPr>
            <w:rFonts w:ascii="Calibri" w:hAnsi="Calibri" w:cs="Calibri"/>
          </w:rPr>
          <w:t xml:space="preserve">. Statistical Information of </w:t>
        </w:r>
        <w:proofErr w:type="spellStart"/>
        <w:r w:rsidR="004B2024" w:rsidRPr="00705526">
          <w:rPr>
            <w:rFonts w:ascii="Calibri" w:hAnsi="Calibri" w:cs="Calibri"/>
          </w:rPr>
          <w:t>Dataset</w:t>
        </w:r>
      </w:ins>
      <w:r w:rsidRPr="00705526">
        <w:rPr>
          <w:rFonts w:ascii="Calibri" w:hAnsi="Calibri" w:cs="Calibri"/>
        </w:rPr>
        <w:fldChar w:fldCharType="end"/>
      </w:r>
      <w:r w:rsidRPr="00705526">
        <w:rPr>
          <w:rFonts w:ascii="Calibri" w:hAnsi="Calibri" w:cs="Calibri"/>
        </w:rPr>
        <w:fldChar w:fldCharType="begin"/>
      </w:r>
      <w:r w:rsidRPr="00705526">
        <w:rPr>
          <w:rFonts w:ascii="Calibri" w:hAnsi="Calibri" w:cs="Calibri"/>
        </w:rPr>
        <w:instrText xml:space="preserve"> REF _Ref217403892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ins w:id="120" w:author="YouQuan Neu (yqn1e23)" w:date="2025-12-26T14:16:00Z" w16du:dateUtc="2025-12-26T06:16:00Z">
        <w:r w:rsidR="004B2024" w:rsidRPr="00705526">
          <w:rPr>
            <w:rFonts w:ascii="Calibri" w:hAnsi="Calibri" w:cs="Calibri"/>
          </w:rPr>
          <w:t>Table</w:t>
        </w:r>
        <w:proofErr w:type="spellEnd"/>
        <w:r w:rsidR="004B2024" w:rsidRPr="00705526">
          <w:rPr>
            <w:rFonts w:ascii="Calibri" w:hAnsi="Calibri" w:cs="Calibri"/>
          </w:rPr>
          <w:t xml:space="preserve"> </w:t>
        </w:r>
        <w:r w:rsidR="004B2024">
          <w:rPr>
            <w:rFonts w:ascii="Calibri" w:hAnsi="Calibri" w:cs="Calibri"/>
            <w:noProof/>
          </w:rPr>
          <w:t>2</w:t>
        </w:r>
      </w:ins>
      <w:del w:id="121" w:author="YouQuan Neu (yqn1e23)" w:date="2025-12-26T14:16:00Z" w16du:dateUtc="2025-12-26T06:16:00Z">
        <w:r w:rsidRPr="00705526" w:rsidDel="004B2024">
          <w:rPr>
            <w:rFonts w:ascii="Calibri" w:hAnsi="Calibri" w:cs="Calibri"/>
          </w:rPr>
          <w:delText xml:space="preserve">Table </w:delText>
        </w:r>
        <w:r w:rsidRPr="00705526" w:rsidDel="004B2024">
          <w:rPr>
            <w:rFonts w:ascii="Calibri" w:hAnsi="Calibri" w:cs="Calibri"/>
            <w:noProof/>
          </w:rPr>
          <w:delText>2</w:delText>
        </w:r>
      </w:del>
      <w:r w:rsidRPr="00705526">
        <w:rPr>
          <w:rFonts w:ascii="Calibri" w:hAnsi="Calibri" w:cs="Calibri"/>
        </w:rPr>
        <w:fldChar w:fldCharType="end"/>
      </w:r>
      <w:commentRangeEnd w:id="118"/>
      <w:r w:rsidR="00A02EC1">
        <w:rPr>
          <w:rStyle w:val="CommentReference"/>
        </w:rPr>
        <w:commentReference w:id="118"/>
      </w:r>
      <w:r w:rsidRPr="00705526">
        <w:rPr>
          <w:rFonts w:ascii="Calibri" w:hAnsi="Calibri" w:cs="Calibri"/>
        </w:rPr>
        <w:t xml:space="preserve"> show</w:t>
      </w:r>
      <w:r w:rsidR="00A02EC1">
        <w:rPr>
          <w:rFonts w:ascii="Calibri" w:hAnsi="Calibri" w:cs="Calibri"/>
        </w:rPr>
        <w:t>s that</w:t>
      </w:r>
      <w:r w:rsidRPr="00705526">
        <w:rPr>
          <w:rFonts w:ascii="Calibri" w:hAnsi="Calibri" w:cs="Calibri"/>
        </w:rPr>
        <w:t xml:space="preserve"> there are some extreme high standard deviations across the columns, indicating that some columns values are containing conspicuous outliers. Furthermore, there are different data requirements for different machine learning models. Hence, the outliers were handled by capping techniques, which mean the data located outside the boundaries are replaced with the boundary values. Afterward, the data were processed with scaling as </w:t>
      </w:r>
      <w:r w:rsidR="00A02EC1">
        <w:rPr>
          <w:rFonts w:ascii="Calibri" w:hAnsi="Calibri" w:cs="Calibri"/>
        </w:rPr>
        <w:t>ELM</w:t>
      </w:r>
      <w:r w:rsidRPr="00705526">
        <w:rPr>
          <w:rFonts w:ascii="Calibri" w:hAnsi="Calibri" w:cs="Calibri"/>
        </w:rPr>
        <w:t xml:space="preserve"> is sensitive to this. Data scaling was performed by Min-Max Scaler, which scaled the data into the range of 0 to 1 according to their position over the range in its columns.</w:t>
      </w:r>
    </w:p>
    <w:p w14:paraId="1E7A97A0" w14:textId="77777777" w:rsidR="00725ADB" w:rsidRPr="00705526" w:rsidRDefault="00725ADB" w:rsidP="00725ADB">
      <w:pPr>
        <w:jc w:val="both"/>
        <w:rPr>
          <w:rFonts w:ascii="Calibri" w:hAnsi="Calibri" w:cs="Calibri"/>
        </w:rPr>
      </w:pPr>
    </w:p>
    <w:p w14:paraId="6017A393" w14:textId="77777777" w:rsidR="00725ADB" w:rsidRPr="00705526" w:rsidRDefault="00725ADB" w:rsidP="00705526">
      <w:pPr>
        <w:pStyle w:val="Heading2"/>
      </w:pPr>
      <w:bookmarkStart w:id="122" w:name="_Toc217650999"/>
      <w:r w:rsidRPr="00705526">
        <w:t>Model Implementation</w:t>
      </w:r>
      <w:bookmarkEnd w:id="122"/>
    </w:p>
    <w:p w14:paraId="05EB1F10" w14:textId="4C39E9D6" w:rsidR="00725ADB" w:rsidRPr="00705526" w:rsidRDefault="00725ADB" w:rsidP="00725ADB">
      <w:pPr>
        <w:jc w:val="both"/>
        <w:rPr>
          <w:rFonts w:ascii="Calibri" w:hAnsi="Calibri" w:cs="Calibri"/>
        </w:rPr>
      </w:pPr>
      <w:r w:rsidRPr="00705526">
        <w:rPr>
          <w:rFonts w:ascii="Calibri" w:hAnsi="Calibri" w:cs="Calibri"/>
        </w:rPr>
        <w:t xml:space="preserve">An </w:t>
      </w:r>
      <w:proofErr w:type="spellStart"/>
      <w:r w:rsidRPr="00705526">
        <w:rPr>
          <w:rFonts w:ascii="Calibri" w:hAnsi="Calibri" w:cs="Calibri"/>
        </w:rPr>
        <w:t>ELMClassifier</w:t>
      </w:r>
      <w:proofErr w:type="spellEnd"/>
      <w:r w:rsidRPr="00705526">
        <w:rPr>
          <w:rFonts w:ascii="Calibri" w:hAnsi="Calibri" w:cs="Calibri"/>
        </w:rPr>
        <w:t xml:space="preserve"> was imported from scikit-elm library, and the dataset was partitioned into 80% training and 20% testing sets. By using a straightforward processing pipeline, the model was trained and evaluated without cross-validation, which achieved 0.78 accuracy and 0.78 F1-score without cross validation. However, the primary objective of this project is the development of a custom-built, optimized ELM model, which is still in early stages, and is detailed in plan of remaining works section.</w:t>
      </w:r>
      <w:r w:rsidR="00A02EC1">
        <w:rPr>
          <w:rFonts w:ascii="Calibri" w:hAnsi="Calibri" w:cs="Calibri"/>
        </w:rPr>
        <w:t xml:space="preserve"> </w:t>
      </w:r>
      <w:r w:rsidR="00A02EC1" w:rsidRPr="00A02EC1">
        <w:rPr>
          <w:rFonts w:ascii="Calibri" w:hAnsi="Calibri" w:cs="Calibri"/>
        </w:rPr>
        <w:t xml:space="preserve">More detailed information will be documented in the methodology section of the final report, which is planned </w:t>
      </w:r>
      <w:r w:rsidR="00A02EC1">
        <w:rPr>
          <w:rFonts w:ascii="Calibri" w:hAnsi="Calibri" w:cs="Calibri"/>
        </w:rPr>
        <w:t>in</w:t>
      </w:r>
      <w:r w:rsidR="00A02EC1" w:rsidRPr="00A02EC1">
        <w:rPr>
          <w:rFonts w:ascii="Calibri" w:hAnsi="Calibri" w:cs="Calibri"/>
        </w:rPr>
        <w:t xml:space="preserve"> </w:t>
      </w:r>
      <w:r w:rsidR="00A02EC1">
        <w:rPr>
          <w:rFonts w:ascii="Calibri" w:hAnsi="Calibri" w:cs="Calibri"/>
        </w:rPr>
        <w:t>remaining</w:t>
      </w:r>
      <w:r w:rsidR="00A02EC1" w:rsidRPr="00A02EC1">
        <w:rPr>
          <w:rFonts w:ascii="Calibri" w:hAnsi="Calibri" w:cs="Calibri"/>
        </w:rPr>
        <w:t xml:space="preserve"> </w:t>
      </w:r>
      <w:commentRangeStart w:id="123"/>
      <w:r w:rsidR="00A02EC1" w:rsidRPr="00A02EC1">
        <w:rPr>
          <w:rFonts w:ascii="Calibri" w:hAnsi="Calibri" w:cs="Calibri"/>
        </w:rPr>
        <w:t>work</w:t>
      </w:r>
      <w:commentRangeEnd w:id="123"/>
      <w:r w:rsidR="00A02EC1">
        <w:rPr>
          <w:rStyle w:val="CommentReference"/>
        </w:rPr>
        <w:commentReference w:id="123"/>
      </w:r>
      <w:r w:rsidR="00A02EC1" w:rsidRPr="00A02EC1">
        <w:rPr>
          <w:rFonts w:ascii="Calibri" w:hAnsi="Calibri" w:cs="Calibri"/>
        </w:rPr>
        <w:t>.</w:t>
      </w:r>
    </w:p>
    <w:p w14:paraId="2355527D" w14:textId="77777777" w:rsidR="00725ADB" w:rsidRPr="00705526" w:rsidRDefault="00725ADB" w:rsidP="00725ADB">
      <w:pPr>
        <w:rPr>
          <w:rFonts w:ascii="Calibri" w:hAnsi="Calibri" w:cs="Calibri"/>
        </w:rPr>
      </w:pPr>
    </w:p>
    <w:p w14:paraId="172B5902" w14:textId="77777777" w:rsidR="00DA1538" w:rsidRPr="00705526" w:rsidRDefault="00DA1538">
      <w:pPr>
        <w:rPr>
          <w:rFonts w:ascii="Calibri" w:eastAsiaTheme="majorEastAsia" w:hAnsi="Calibri" w:cs="Calibri"/>
          <w:color w:val="0F4761" w:themeColor="accent1" w:themeShade="BF"/>
        </w:rPr>
      </w:pPr>
      <w:r w:rsidRPr="00705526">
        <w:rPr>
          <w:rFonts w:ascii="Calibri" w:hAnsi="Calibri" w:cs="Calibri"/>
        </w:rPr>
        <w:br w:type="page"/>
      </w:r>
    </w:p>
    <w:p w14:paraId="390299DC" w14:textId="77777777" w:rsidR="005B1984" w:rsidRPr="00705526" w:rsidRDefault="005B1984" w:rsidP="00705526">
      <w:pPr>
        <w:pStyle w:val="Heading1"/>
      </w:pPr>
      <w:bookmarkStart w:id="124" w:name="_Toc217651000"/>
      <w:r w:rsidRPr="00705526">
        <w:lastRenderedPageBreak/>
        <w:t>Plan of Remaining Work</w:t>
      </w:r>
      <w:bookmarkEnd w:id="124"/>
    </w:p>
    <w:p w14:paraId="33D553E1" w14:textId="77777777" w:rsidR="005B1984" w:rsidRPr="00705526" w:rsidRDefault="005B1984" w:rsidP="005B1984">
      <w:pPr>
        <w:keepNext/>
        <w:rPr>
          <w:rFonts w:ascii="Calibri" w:hAnsi="Calibri" w:cs="Calibri"/>
        </w:rPr>
      </w:pPr>
      <w:r w:rsidRPr="00705526">
        <w:rPr>
          <w:rFonts w:ascii="Calibri" w:hAnsi="Calibri" w:cs="Calibri"/>
          <w:noProof/>
        </w:rPr>
        <w:drawing>
          <wp:inline distT="0" distB="0" distL="0" distR="0" wp14:anchorId="417CD2AA" wp14:editId="6CAA8C36">
            <wp:extent cx="5731510" cy="2302510"/>
            <wp:effectExtent l="0" t="0" r="2540" b="2540"/>
            <wp:docPr id="43058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963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302510"/>
                    </a:xfrm>
                    <a:prstGeom prst="rect">
                      <a:avLst/>
                    </a:prstGeom>
                  </pic:spPr>
                </pic:pic>
              </a:graphicData>
            </a:graphic>
          </wp:inline>
        </w:drawing>
      </w:r>
    </w:p>
    <w:p w14:paraId="19FFB91B" w14:textId="106F1DCC" w:rsidR="005B1984" w:rsidRPr="00705526" w:rsidRDefault="005B1984" w:rsidP="005B1984">
      <w:pPr>
        <w:pStyle w:val="Caption"/>
        <w:rPr>
          <w:rFonts w:ascii="Calibri" w:hAnsi="Calibri" w:cs="Calibri"/>
          <w:sz w:val="24"/>
          <w:szCs w:val="24"/>
        </w:rPr>
      </w:pPr>
      <w:bookmarkStart w:id="125" w:name="_Ref217416590"/>
      <w:r w:rsidRPr="00705526">
        <w:rPr>
          <w:rFonts w:ascii="Calibri" w:hAnsi="Calibri" w:cs="Calibri"/>
          <w:sz w:val="24"/>
          <w:szCs w:val="24"/>
        </w:rPr>
        <w:t xml:space="preserve">Figure </w:t>
      </w:r>
      <w:r w:rsidRPr="00705526">
        <w:rPr>
          <w:rFonts w:ascii="Calibri" w:hAnsi="Calibri" w:cs="Calibri"/>
          <w:sz w:val="24"/>
          <w:szCs w:val="24"/>
        </w:rPr>
        <w:fldChar w:fldCharType="begin"/>
      </w:r>
      <w:r w:rsidRPr="00705526">
        <w:rPr>
          <w:rFonts w:ascii="Calibri" w:hAnsi="Calibri" w:cs="Calibri"/>
          <w:sz w:val="24"/>
          <w:szCs w:val="24"/>
        </w:rPr>
        <w:instrText xml:space="preserve"> SEQ Figure \* ARABIC </w:instrText>
      </w:r>
      <w:r w:rsidRPr="00705526">
        <w:rPr>
          <w:rFonts w:ascii="Calibri" w:hAnsi="Calibri" w:cs="Calibri"/>
          <w:sz w:val="24"/>
          <w:szCs w:val="24"/>
        </w:rPr>
        <w:fldChar w:fldCharType="separate"/>
      </w:r>
      <w:r w:rsidR="004B2024">
        <w:rPr>
          <w:rFonts w:ascii="Calibri" w:hAnsi="Calibri" w:cs="Calibri"/>
          <w:noProof/>
          <w:sz w:val="24"/>
          <w:szCs w:val="24"/>
        </w:rPr>
        <w:t>1</w:t>
      </w:r>
      <w:r w:rsidRPr="00705526">
        <w:rPr>
          <w:rFonts w:ascii="Calibri" w:hAnsi="Calibri" w:cs="Calibri"/>
          <w:sz w:val="24"/>
          <w:szCs w:val="24"/>
        </w:rPr>
        <w:fldChar w:fldCharType="end"/>
      </w:r>
      <w:bookmarkEnd w:id="125"/>
      <w:r w:rsidRPr="00705526">
        <w:rPr>
          <w:rFonts w:ascii="Calibri" w:hAnsi="Calibri" w:cs="Calibri"/>
          <w:sz w:val="24"/>
          <w:szCs w:val="24"/>
        </w:rPr>
        <w:t>. Gantt Chart of Semester 1</w:t>
      </w:r>
    </w:p>
    <w:p w14:paraId="026CF689" w14:textId="50EEDE41" w:rsidR="005B1984" w:rsidRPr="00705526" w:rsidRDefault="005B1984" w:rsidP="005B1984">
      <w:pPr>
        <w:jc w:val="both"/>
        <w:rPr>
          <w:rFonts w:ascii="Calibri" w:hAnsi="Calibri" w:cs="Calibri"/>
        </w:rPr>
      </w:pPr>
      <w:r w:rsidRPr="00705526">
        <w:rPr>
          <w:rFonts w:ascii="Calibri" w:hAnsi="Calibri" w:cs="Calibri"/>
        </w:rPr>
        <w:t xml:space="preserve">As shown in </w:t>
      </w:r>
      <w:r w:rsidRPr="00705526">
        <w:rPr>
          <w:rFonts w:ascii="Calibri" w:hAnsi="Calibri" w:cs="Calibri"/>
        </w:rPr>
        <w:fldChar w:fldCharType="begin"/>
      </w:r>
      <w:r w:rsidRPr="00705526">
        <w:rPr>
          <w:rFonts w:ascii="Calibri" w:hAnsi="Calibri" w:cs="Calibri"/>
        </w:rPr>
        <w:instrText xml:space="preserve"> REF _Ref217416590 \h  \* MERGEFORMAT </w:instrText>
      </w:r>
      <w:r w:rsidRPr="00705526">
        <w:rPr>
          <w:rFonts w:ascii="Calibri" w:hAnsi="Calibri" w:cs="Calibri"/>
        </w:rPr>
      </w:r>
      <w:r w:rsidRPr="00705526">
        <w:rPr>
          <w:rFonts w:ascii="Calibri" w:hAnsi="Calibri" w:cs="Calibri"/>
        </w:rPr>
        <w:fldChar w:fldCharType="separate"/>
      </w:r>
      <w:ins w:id="126" w:author="YouQuan Neu (yqn1e23)" w:date="2025-12-26T14:16:00Z" w16du:dateUtc="2025-12-26T06:16:00Z">
        <w:r w:rsidR="004B2024" w:rsidRPr="00705526">
          <w:rPr>
            <w:rFonts w:ascii="Calibri" w:hAnsi="Calibri" w:cs="Calibri"/>
          </w:rPr>
          <w:t xml:space="preserve">Figure </w:t>
        </w:r>
        <w:r w:rsidR="004B2024">
          <w:rPr>
            <w:rFonts w:ascii="Calibri" w:hAnsi="Calibri" w:cs="Calibri"/>
            <w:noProof/>
          </w:rPr>
          <w:t>1</w:t>
        </w:r>
      </w:ins>
      <w:del w:id="127" w:author="YouQuan Neu (yqn1e23)" w:date="2025-12-26T14:16:00Z" w16du:dateUtc="2025-12-26T06:16:00Z">
        <w:r w:rsidRPr="00705526" w:rsidDel="004B2024">
          <w:rPr>
            <w:rFonts w:ascii="Calibri" w:hAnsi="Calibri" w:cs="Calibri"/>
          </w:rPr>
          <w:delText xml:space="preserve">Figure </w:delText>
        </w:r>
        <w:r w:rsidRPr="00705526" w:rsidDel="004B2024">
          <w:rPr>
            <w:rFonts w:ascii="Calibri" w:hAnsi="Calibri" w:cs="Calibri"/>
            <w:noProof/>
          </w:rPr>
          <w:delText>1</w:delText>
        </w:r>
      </w:del>
      <w:r w:rsidRPr="00705526">
        <w:rPr>
          <w:rFonts w:ascii="Calibri" w:hAnsi="Calibri" w:cs="Calibri"/>
        </w:rPr>
        <w:fldChar w:fldCharType="end"/>
      </w:r>
      <w:r w:rsidRPr="00705526">
        <w:rPr>
          <w:rFonts w:ascii="Calibri" w:hAnsi="Calibri" w:cs="Calibri"/>
        </w:rPr>
        <w:t>, semester 1 was mainly going through learning and research, background research and literature review were done, while machine learning models (Course Module)  were learned at the same time. Meanwhile, data preprocessing was performed, and Extreme Learning Machine basics were studied and implemented. The custom optimized model was attempted but still in early stages, while optimization techniques were still in learning progress.</w:t>
      </w:r>
    </w:p>
    <w:p w14:paraId="293AA250" w14:textId="77777777" w:rsidR="005B1984" w:rsidRPr="00705526" w:rsidRDefault="005B1984" w:rsidP="005B1984">
      <w:pPr>
        <w:keepNext/>
        <w:rPr>
          <w:rFonts w:ascii="Calibri" w:hAnsi="Calibri" w:cs="Calibri"/>
        </w:rPr>
      </w:pPr>
      <w:r w:rsidRPr="00705526">
        <w:rPr>
          <w:rFonts w:ascii="Calibri" w:hAnsi="Calibri" w:cs="Calibri"/>
          <w:noProof/>
        </w:rPr>
        <w:drawing>
          <wp:inline distT="0" distB="0" distL="0" distR="0" wp14:anchorId="65D1E641" wp14:editId="407B4885">
            <wp:extent cx="5731510" cy="2302510"/>
            <wp:effectExtent l="0" t="0" r="2540" b="2540"/>
            <wp:docPr id="513486988" name="Picture 2" descr="A close-up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6988" name="Picture 2" descr="A close-up of a calenda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302510"/>
                    </a:xfrm>
                    <a:prstGeom prst="rect">
                      <a:avLst/>
                    </a:prstGeom>
                  </pic:spPr>
                </pic:pic>
              </a:graphicData>
            </a:graphic>
          </wp:inline>
        </w:drawing>
      </w:r>
    </w:p>
    <w:p w14:paraId="4971A7EA" w14:textId="3AD456B8" w:rsidR="005B1984" w:rsidRPr="00705526" w:rsidRDefault="005B1984" w:rsidP="005B1984">
      <w:pPr>
        <w:pStyle w:val="Caption"/>
        <w:rPr>
          <w:rFonts w:ascii="Calibri" w:hAnsi="Calibri" w:cs="Calibri"/>
          <w:sz w:val="24"/>
          <w:szCs w:val="24"/>
        </w:rPr>
      </w:pPr>
      <w:bookmarkStart w:id="128" w:name="_Ref217417408"/>
      <w:r w:rsidRPr="00705526">
        <w:rPr>
          <w:rFonts w:ascii="Calibri" w:hAnsi="Calibri" w:cs="Calibri"/>
          <w:sz w:val="24"/>
          <w:szCs w:val="24"/>
        </w:rPr>
        <w:t xml:space="preserve">Figure </w:t>
      </w:r>
      <w:r w:rsidRPr="00705526">
        <w:rPr>
          <w:rFonts w:ascii="Calibri" w:hAnsi="Calibri" w:cs="Calibri"/>
          <w:sz w:val="24"/>
          <w:szCs w:val="24"/>
        </w:rPr>
        <w:fldChar w:fldCharType="begin"/>
      </w:r>
      <w:r w:rsidRPr="00705526">
        <w:rPr>
          <w:rFonts w:ascii="Calibri" w:hAnsi="Calibri" w:cs="Calibri"/>
          <w:sz w:val="24"/>
          <w:szCs w:val="24"/>
        </w:rPr>
        <w:instrText xml:space="preserve"> SEQ Figure \* ARABIC </w:instrText>
      </w:r>
      <w:r w:rsidRPr="00705526">
        <w:rPr>
          <w:rFonts w:ascii="Calibri" w:hAnsi="Calibri" w:cs="Calibri"/>
          <w:sz w:val="24"/>
          <w:szCs w:val="24"/>
        </w:rPr>
        <w:fldChar w:fldCharType="separate"/>
      </w:r>
      <w:r w:rsidR="004B2024">
        <w:rPr>
          <w:rFonts w:ascii="Calibri" w:hAnsi="Calibri" w:cs="Calibri"/>
          <w:noProof/>
          <w:sz w:val="24"/>
          <w:szCs w:val="24"/>
        </w:rPr>
        <w:t>2</w:t>
      </w:r>
      <w:r w:rsidRPr="00705526">
        <w:rPr>
          <w:rFonts w:ascii="Calibri" w:hAnsi="Calibri" w:cs="Calibri"/>
          <w:sz w:val="24"/>
          <w:szCs w:val="24"/>
        </w:rPr>
        <w:fldChar w:fldCharType="end"/>
      </w:r>
      <w:bookmarkEnd w:id="128"/>
      <w:r w:rsidRPr="00705526">
        <w:rPr>
          <w:rFonts w:ascii="Calibri" w:hAnsi="Calibri" w:cs="Calibri"/>
          <w:sz w:val="24"/>
          <w:szCs w:val="24"/>
        </w:rPr>
        <w:t>. Gantt Chart of Semester 2</w:t>
      </w:r>
    </w:p>
    <w:p w14:paraId="2843861D" w14:textId="3D968835" w:rsidR="005B1984" w:rsidRPr="00705526" w:rsidRDefault="005B1984" w:rsidP="005B1984">
      <w:pPr>
        <w:jc w:val="both"/>
        <w:rPr>
          <w:rFonts w:ascii="Calibri" w:hAnsi="Calibri" w:cs="Calibri"/>
        </w:rPr>
      </w:pPr>
      <w:r w:rsidRPr="00705526">
        <w:rPr>
          <w:rFonts w:ascii="Calibri" w:hAnsi="Calibri" w:cs="Calibri"/>
        </w:rPr>
        <w:t xml:space="preserve">The plan for remaining work will be two parts, the remaining weeks of Sem 1 and Sem 2. For the weeks remained in Sem 1, ELM will be studied in advanced by the buffer time, while learning of optimization techniques and building of custom optimized model will be continued. Sem 2 planned as shown in  </w:t>
      </w:r>
      <w:r w:rsidRPr="00705526">
        <w:rPr>
          <w:rFonts w:ascii="Calibri" w:hAnsi="Calibri" w:cs="Calibri"/>
        </w:rPr>
        <w:fldChar w:fldCharType="begin"/>
      </w:r>
      <w:r w:rsidRPr="00705526">
        <w:rPr>
          <w:rFonts w:ascii="Calibri" w:hAnsi="Calibri" w:cs="Calibri"/>
        </w:rPr>
        <w:instrText xml:space="preserve"> REF _Ref217417408 \h  \* MERGEFORMAT </w:instrText>
      </w:r>
      <w:r w:rsidRPr="00705526">
        <w:rPr>
          <w:rFonts w:ascii="Calibri" w:hAnsi="Calibri" w:cs="Calibri"/>
        </w:rPr>
      </w:r>
      <w:r w:rsidRPr="00705526">
        <w:rPr>
          <w:rFonts w:ascii="Calibri" w:hAnsi="Calibri" w:cs="Calibri"/>
        </w:rPr>
        <w:fldChar w:fldCharType="separate"/>
      </w:r>
      <w:ins w:id="129" w:author="YouQuan Neu (yqn1e23)" w:date="2025-12-26T14:16:00Z" w16du:dateUtc="2025-12-26T06:16:00Z">
        <w:r w:rsidR="004B2024" w:rsidRPr="00705526">
          <w:rPr>
            <w:rFonts w:ascii="Calibri" w:hAnsi="Calibri" w:cs="Calibri"/>
          </w:rPr>
          <w:t xml:space="preserve">Figure </w:t>
        </w:r>
        <w:r w:rsidR="004B2024">
          <w:rPr>
            <w:rFonts w:ascii="Calibri" w:hAnsi="Calibri" w:cs="Calibri"/>
            <w:noProof/>
          </w:rPr>
          <w:t>2</w:t>
        </w:r>
      </w:ins>
      <w:del w:id="130" w:author="YouQuan Neu (yqn1e23)" w:date="2025-12-26T14:16:00Z" w16du:dateUtc="2025-12-26T06:16:00Z">
        <w:r w:rsidRPr="00705526" w:rsidDel="004B2024">
          <w:rPr>
            <w:rFonts w:ascii="Calibri" w:hAnsi="Calibri" w:cs="Calibri"/>
          </w:rPr>
          <w:delText xml:space="preserve">Figure </w:delText>
        </w:r>
        <w:r w:rsidRPr="00705526" w:rsidDel="004B2024">
          <w:rPr>
            <w:rFonts w:ascii="Calibri" w:hAnsi="Calibri" w:cs="Calibri"/>
            <w:noProof/>
          </w:rPr>
          <w:delText>2</w:delText>
        </w:r>
      </w:del>
      <w:r w:rsidRPr="00705526">
        <w:rPr>
          <w:rFonts w:ascii="Calibri" w:hAnsi="Calibri" w:cs="Calibri"/>
        </w:rPr>
        <w:fldChar w:fldCharType="end"/>
      </w:r>
      <w:r w:rsidRPr="00705526">
        <w:rPr>
          <w:rFonts w:ascii="Calibri" w:hAnsi="Calibri" w:cs="Calibri"/>
        </w:rPr>
        <w:t>, the model building will be continued if not finish, as well as the learning of optimization techniques. Final report writing will be started, along with tunning, testing and optimization of model, which may include inbuilt features selection in the model, apply metaheuristic algorithms such as ABC algorithm. User interface will be built after model is completed while poster will be the last process.</w:t>
      </w:r>
    </w:p>
    <w:p w14:paraId="2B6BFF39" w14:textId="065028CA" w:rsidR="004B482D" w:rsidRPr="00705526" w:rsidRDefault="004B482D" w:rsidP="00705526">
      <w:pPr>
        <w:pStyle w:val="Heading1"/>
      </w:pPr>
      <w:bookmarkStart w:id="131" w:name="_Toc217651001"/>
      <w:r w:rsidRPr="00705526">
        <w:lastRenderedPageBreak/>
        <w:t>Reference</w:t>
      </w:r>
      <w:bookmarkEnd w:id="131"/>
    </w:p>
    <w:sdt>
      <w:sdtPr>
        <w:rPr>
          <w:rFonts w:ascii="Calibri" w:hAnsi="Calibri" w:cs="Calibri"/>
          <w:color w:val="000000"/>
        </w:rPr>
        <w:tag w:val="MENDELEY_BIBLIOGRAPHY"/>
        <w:id w:val="-169643606"/>
        <w:placeholder>
          <w:docPart w:val="DefaultPlaceholder_-1854013440"/>
        </w:placeholder>
      </w:sdtPr>
      <w:sdtContent>
        <w:p w14:paraId="7CA76144" w14:textId="77777777" w:rsidR="00671124" w:rsidRPr="00671124" w:rsidRDefault="00671124">
          <w:pPr>
            <w:jc w:val="both"/>
            <w:divId w:val="732778593"/>
            <w:rPr>
              <w:rFonts w:ascii="Calibri" w:eastAsia="Times New Roman" w:hAnsi="Calibri" w:cs="Calibri"/>
              <w:color w:val="000000"/>
              <w:kern w:val="0"/>
              <w14:ligatures w14:val="none"/>
            </w:rPr>
            <w:pPrChange w:id="132" w:author="Abobakr Al-Shamiri" w:date="2025-12-26T01:25:00Z" w16du:dateUtc="2025-12-25T17:25:00Z">
              <w:pPr>
                <w:divId w:val="732778593"/>
              </w:pPr>
            </w:pPrChange>
          </w:pPr>
          <w:r w:rsidRPr="00671124">
            <w:rPr>
              <w:rFonts w:ascii="Calibri" w:eastAsia="Times New Roman" w:hAnsi="Calibri" w:cs="Calibri"/>
              <w:color w:val="000000"/>
            </w:rPr>
            <w:t xml:space="preserve">Ahmed, A.S.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(2024) “Advancements in Cholelithiasis Diagnosis: A Systematic Review of Machine Learning Applications in Imaging Analysis,” </w:t>
          </w:r>
          <w:proofErr w:type="spellStart"/>
          <w:r w:rsidRPr="00671124">
            <w:rPr>
              <w:rFonts w:ascii="Calibri" w:eastAsia="Times New Roman" w:hAnsi="Calibri" w:cs="Calibri"/>
              <w:i/>
              <w:iCs/>
              <w:color w:val="000000"/>
            </w:rPr>
            <w:t>Cureus</w:t>
          </w:r>
          <w:proofErr w:type="spellEnd"/>
          <w:r w:rsidRPr="00671124">
            <w:rPr>
              <w:rFonts w:ascii="Calibri" w:eastAsia="Times New Roman" w:hAnsi="Calibri" w:cs="Calibri"/>
              <w:color w:val="000000"/>
            </w:rPr>
            <w:t xml:space="preserve"> [Preprint]. Available at: https://doi.org/10.7759/cureus.66453.</w:t>
          </w:r>
        </w:p>
        <w:p w14:paraId="3C4B5A6D" w14:textId="77777777" w:rsidR="00671124" w:rsidRPr="00671124" w:rsidRDefault="00671124">
          <w:pPr>
            <w:jc w:val="both"/>
            <w:divId w:val="450589878"/>
            <w:rPr>
              <w:rFonts w:ascii="Calibri" w:eastAsia="Times New Roman" w:hAnsi="Calibri" w:cs="Calibri"/>
              <w:color w:val="000000"/>
            </w:rPr>
            <w:pPrChange w:id="133" w:author="Abobakr Al-Shamiri" w:date="2025-12-26T01:25:00Z" w16du:dateUtc="2025-12-25T17:25:00Z">
              <w:pPr>
                <w:divId w:val="450589878"/>
              </w:pPr>
            </w:pPrChange>
          </w:pPr>
          <w:r w:rsidRPr="00671124">
            <w:rPr>
              <w:rFonts w:ascii="Calibri" w:eastAsia="Times New Roman" w:hAnsi="Calibri" w:cs="Calibri"/>
              <w:color w:val="000000"/>
            </w:rPr>
            <w:t xml:space="preserve">Akabane, S.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(2025) “Machine learning-based prediction for incidence of endoscopic retrograde cholangiopancreatography after emergency laparoscopic cholecystectomy: A retrospective, </w:t>
          </w:r>
          <w:proofErr w:type="spellStart"/>
          <w:r w:rsidRPr="00671124">
            <w:rPr>
              <w:rFonts w:ascii="Calibri" w:eastAsia="Times New Roman" w:hAnsi="Calibri" w:cs="Calibri"/>
              <w:color w:val="000000"/>
            </w:rPr>
            <w:t>multicenter</w:t>
          </w:r>
          <w:proofErr w:type="spellEnd"/>
          <w:r w:rsidRPr="00671124">
            <w:rPr>
              <w:rFonts w:ascii="Calibri" w:eastAsia="Times New Roman" w:hAnsi="Calibri" w:cs="Calibri"/>
              <w:color w:val="000000"/>
            </w:rPr>
            <w:t xml:space="preserve"> cohort study,” </w:t>
          </w:r>
          <w:r w:rsidRPr="00671124">
            <w:rPr>
              <w:rFonts w:ascii="Calibri" w:eastAsia="Times New Roman" w:hAnsi="Calibri" w:cs="Calibri"/>
              <w:i/>
              <w:iCs/>
              <w:color w:val="000000"/>
            </w:rPr>
            <w:t xml:space="preserve">Surgical </w:t>
          </w:r>
          <w:proofErr w:type="gramStart"/>
          <w:r w:rsidRPr="00671124">
            <w:rPr>
              <w:rFonts w:ascii="Calibri" w:eastAsia="Times New Roman" w:hAnsi="Calibri" w:cs="Calibri"/>
              <w:i/>
              <w:iCs/>
              <w:color w:val="000000"/>
            </w:rPr>
            <w:t xml:space="preserve">Endoscopy </w:t>
          </w:r>
          <w:r w:rsidRPr="00671124">
            <w:rPr>
              <w:rFonts w:ascii="Calibri" w:eastAsia="Times New Roman" w:hAnsi="Calibri" w:cs="Calibri"/>
              <w:color w:val="000000"/>
            </w:rPr>
            <w:t>,</w:t>
          </w:r>
          <w:proofErr w:type="gramEnd"/>
          <w:r w:rsidRPr="00671124">
            <w:rPr>
              <w:rFonts w:ascii="Calibri" w:eastAsia="Times New Roman" w:hAnsi="Calibri" w:cs="Calibri"/>
              <w:color w:val="000000"/>
            </w:rPr>
            <w:t xml:space="preserve"> 39(3), pp. 1770–1777. Available at: https://doi.org/10.1007/s00464-024-11492-5.</w:t>
          </w:r>
        </w:p>
        <w:p w14:paraId="31D8D0A7" w14:textId="77777777" w:rsidR="00671124" w:rsidRPr="00671124" w:rsidRDefault="00671124">
          <w:pPr>
            <w:jc w:val="both"/>
            <w:divId w:val="22482415"/>
            <w:rPr>
              <w:rFonts w:ascii="Calibri" w:eastAsia="Times New Roman" w:hAnsi="Calibri" w:cs="Calibri"/>
              <w:color w:val="000000"/>
            </w:rPr>
            <w:pPrChange w:id="134" w:author="Abobakr Al-Shamiri" w:date="2025-12-26T01:25:00Z" w16du:dateUtc="2025-12-25T17:25:00Z">
              <w:pPr>
                <w:divId w:val="22482415"/>
              </w:pPr>
            </w:pPrChange>
          </w:pPr>
          <w:r w:rsidRPr="00671124">
            <w:rPr>
              <w:rFonts w:ascii="Calibri" w:eastAsia="Times New Roman" w:hAnsi="Calibri" w:cs="Calibri"/>
              <w:color w:val="000000"/>
            </w:rPr>
            <w:t xml:space="preserve">An, Q.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(2023) “A Comprehensive Review on Machine Learning in Healthcare Industry: Classification, Restrictions, Opportunities and Challenges,” </w:t>
          </w:r>
          <w:r w:rsidRPr="00671124">
            <w:rPr>
              <w:rFonts w:ascii="Calibri" w:eastAsia="Times New Roman" w:hAnsi="Calibri" w:cs="Calibri"/>
              <w:i/>
              <w:iCs/>
              <w:color w:val="000000"/>
            </w:rPr>
            <w:t>Sensors</w:t>
          </w:r>
          <w:r w:rsidRPr="00671124">
            <w:rPr>
              <w:rFonts w:ascii="Calibri" w:eastAsia="Times New Roman" w:hAnsi="Calibri" w:cs="Calibri"/>
              <w:color w:val="000000"/>
            </w:rPr>
            <w:t>. MDPI. Available at: https://doi.org/10.3390/s23094178.</w:t>
          </w:r>
        </w:p>
        <w:p w14:paraId="65C97454" w14:textId="77777777" w:rsidR="00671124" w:rsidRPr="00671124" w:rsidRDefault="00671124">
          <w:pPr>
            <w:jc w:val="both"/>
            <w:divId w:val="1869414896"/>
            <w:rPr>
              <w:rFonts w:ascii="Calibri" w:eastAsia="Times New Roman" w:hAnsi="Calibri" w:cs="Calibri"/>
              <w:color w:val="000000"/>
            </w:rPr>
            <w:pPrChange w:id="135" w:author="Abobakr Al-Shamiri" w:date="2025-12-26T01:25:00Z" w16du:dateUtc="2025-12-25T17:25:00Z">
              <w:pPr>
                <w:divId w:val="1869414896"/>
              </w:pPr>
            </w:pPrChange>
          </w:pPr>
          <w:r w:rsidRPr="00671124">
            <w:rPr>
              <w:rFonts w:ascii="Calibri" w:eastAsia="Times New Roman" w:hAnsi="Calibri" w:cs="Calibri"/>
              <w:color w:val="000000"/>
            </w:rPr>
            <w:t xml:space="preserve">Ashraf, A.A.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(2025) “Revolutionizing clinical laboratories: The impact of artificial intelligence in diagnostics and patient care,” </w:t>
          </w:r>
          <w:r w:rsidRPr="00671124">
            <w:rPr>
              <w:rFonts w:ascii="Calibri" w:eastAsia="Times New Roman" w:hAnsi="Calibri" w:cs="Calibri"/>
              <w:i/>
              <w:iCs/>
              <w:color w:val="000000"/>
            </w:rPr>
            <w:t>Diagnostic Microbiology and Infectious Disease</w:t>
          </w:r>
          <w:r w:rsidRPr="00671124">
            <w:rPr>
              <w:rFonts w:ascii="Calibri" w:eastAsia="Times New Roman" w:hAnsi="Calibri" w:cs="Calibri"/>
              <w:color w:val="000000"/>
            </w:rPr>
            <w:t>. Elsevier Inc. Available at: https://doi.org/10.1016/j.diagmicrobio.2025.116728.</w:t>
          </w:r>
        </w:p>
        <w:p w14:paraId="7C80964D" w14:textId="77777777" w:rsidR="00671124" w:rsidRPr="00671124" w:rsidRDefault="00671124">
          <w:pPr>
            <w:jc w:val="both"/>
            <w:divId w:val="727187998"/>
            <w:rPr>
              <w:rFonts w:ascii="Calibri" w:eastAsia="Times New Roman" w:hAnsi="Calibri" w:cs="Calibri"/>
              <w:color w:val="000000"/>
            </w:rPr>
            <w:pPrChange w:id="136" w:author="Abobakr Al-Shamiri" w:date="2025-12-26T01:25:00Z" w16du:dateUtc="2025-12-25T17:25:00Z">
              <w:pPr>
                <w:divId w:val="727187998"/>
              </w:pPr>
            </w:pPrChange>
          </w:pPr>
          <w:r w:rsidRPr="00671124">
            <w:rPr>
              <w:rFonts w:ascii="Calibri" w:eastAsia="Times New Roman" w:hAnsi="Calibri" w:cs="Calibri"/>
              <w:color w:val="000000"/>
            </w:rPr>
            <w:t xml:space="preserve">Blum, J.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(2024) “Using artificial intelligence to predict choledocholithiasis: can machine learning models abate the use of MRCP in patients with biliary </w:t>
          </w:r>
          <w:proofErr w:type="gramStart"/>
          <w:r w:rsidRPr="00671124">
            <w:rPr>
              <w:rFonts w:ascii="Calibri" w:eastAsia="Times New Roman" w:hAnsi="Calibri" w:cs="Calibri"/>
              <w:color w:val="000000"/>
            </w:rPr>
            <w:t>dysfunction?,</w:t>
          </w:r>
          <w:proofErr w:type="gramEnd"/>
          <w:r w:rsidRPr="00671124">
            <w:rPr>
              <w:rFonts w:ascii="Calibri" w:eastAsia="Times New Roman" w:hAnsi="Calibri" w:cs="Calibri"/>
              <w:color w:val="000000"/>
            </w:rPr>
            <w:t xml:space="preserve">” </w:t>
          </w:r>
          <w:r w:rsidRPr="00671124">
            <w:rPr>
              <w:rFonts w:ascii="Calibri" w:eastAsia="Times New Roman" w:hAnsi="Calibri" w:cs="Calibri"/>
              <w:i/>
              <w:iCs/>
              <w:color w:val="000000"/>
            </w:rPr>
            <w:t>ANZ Journal of Surgery</w:t>
          </w:r>
          <w:r w:rsidRPr="00671124">
            <w:rPr>
              <w:rFonts w:ascii="Calibri" w:eastAsia="Times New Roman" w:hAnsi="Calibri" w:cs="Calibri"/>
              <w:color w:val="000000"/>
            </w:rPr>
            <w:t>, 94(7–8), pp. 1260–1265. Available at: https://doi.org/10.1111/ans.18950.</w:t>
          </w:r>
        </w:p>
        <w:p w14:paraId="6C12F55E" w14:textId="77777777" w:rsidR="00671124" w:rsidRPr="00671124" w:rsidRDefault="00671124">
          <w:pPr>
            <w:jc w:val="both"/>
            <w:divId w:val="1276788656"/>
            <w:rPr>
              <w:rFonts w:ascii="Calibri" w:eastAsia="Times New Roman" w:hAnsi="Calibri" w:cs="Calibri"/>
              <w:color w:val="000000"/>
            </w:rPr>
            <w:pPrChange w:id="137" w:author="Abobakr Al-Shamiri" w:date="2025-12-26T01:25:00Z" w16du:dateUtc="2025-12-25T17:25:00Z">
              <w:pPr>
                <w:divId w:val="1276788656"/>
              </w:pPr>
            </w:pPrChange>
          </w:pPr>
          <w:r w:rsidRPr="00671124">
            <w:rPr>
              <w:rFonts w:ascii="Calibri" w:eastAsia="Times New Roman" w:hAnsi="Calibri" w:cs="Calibri"/>
              <w:color w:val="000000"/>
            </w:rPr>
            <w:t xml:space="preserve">Cetin, S.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(2025) “Determination of Malignancy Risk Factors Using Gallstone Data and Comparing Machine Learning Methods to Predict Malignancy,” </w:t>
          </w:r>
          <w:r w:rsidRPr="00671124">
            <w:rPr>
              <w:rFonts w:ascii="Calibri" w:eastAsia="Times New Roman" w:hAnsi="Calibri" w:cs="Calibri"/>
              <w:i/>
              <w:iCs/>
              <w:color w:val="000000"/>
            </w:rPr>
            <w:t>Journal of Clinical Medicine</w:t>
          </w:r>
          <w:r w:rsidRPr="00671124">
            <w:rPr>
              <w:rFonts w:ascii="Calibri" w:eastAsia="Times New Roman" w:hAnsi="Calibri" w:cs="Calibri"/>
              <w:color w:val="000000"/>
            </w:rPr>
            <w:t>, 14(17). Available at: https://doi.org/10.3390/jcm14176091.</w:t>
          </w:r>
        </w:p>
        <w:p w14:paraId="2E5BF87B" w14:textId="77777777" w:rsidR="00671124" w:rsidRPr="00671124" w:rsidRDefault="00671124">
          <w:pPr>
            <w:jc w:val="both"/>
            <w:divId w:val="1301955205"/>
            <w:rPr>
              <w:rFonts w:ascii="Calibri" w:eastAsia="Times New Roman" w:hAnsi="Calibri" w:cs="Calibri"/>
              <w:color w:val="000000"/>
            </w:rPr>
            <w:pPrChange w:id="138" w:author="Abobakr Al-Shamiri" w:date="2025-12-26T01:25:00Z" w16du:dateUtc="2025-12-25T17:25:00Z">
              <w:pPr>
                <w:divId w:val="1301955205"/>
              </w:pPr>
            </w:pPrChange>
          </w:pPr>
          <w:r w:rsidRPr="00671124">
            <w:rPr>
              <w:rFonts w:ascii="Calibri" w:eastAsia="Times New Roman" w:hAnsi="Calibri" w:cs="Calibri"/>
              <w:color w:val="000000"/>
            </w:rPr>
            <w:t xml:space="preserve">Esen, I.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(2024) “Early prediction of gallstone disease with a machine learning-based method from bioimpedance and laboratory data,” </w:t>
          </w:r>
          <w:r w:rsidRPr="00671124">
            <w:rPr>
              <w:rFonts w:ascii="Calibri" w:eastAsia="Times New Roman" w:hAnsi="Calibri" w:cs="Calibri"/>
              <w:i/>
              <w:iCs/>
              <w:color w:val="000000"/>
            </w:rPr>
            <w:t>Medicine (United States)</w:t>
          </w:r>
          <w:r w:rsidRPr="00671124">
            <w:rPr>
              <w:rFonts w:ascii="Calibri" w:eastAsia="Times New Roman" w:hAnsi="Calibri" w:cs="Calibri"/>
              <w:color w:val="000000"/>
            </w:rPr>
            <w:t>, 103(8), p. E37258. Available at: https://doi.org/10.1097/MD.0000000000037258.</w:t>
          </w:r>
        </w:p>
        <w:p w14:paraId="19585EBA" w14:textId="77777777" w:rsidR="00671124" w:rsidRPr="00671124" w:rsidRDefault="00671124">
          <w:pPr>
            <w:jc w:val="both"/>
            <w:divId w:val="2073963782"/>
            <w:rPr>
              <w:rFonts w:ascii="Calibri" w:eastAsia="Times New Roman" w:hAnsi="Calibri" w:cs="Calibri"/>
              <w:color w:val="000000"/>
            </w:rPr>
            <w:pPrChange w:id="139" w:author="Abobakr Al-Shamiri" w:date="2025-12-26T01:25:00Z" w16du:dateUtc="2025-12-25T17:25:00Z">
              <w:pPr>
                <w:divId w:val="2073963782"/>
              </w:pPr>
            </w:pPrChange>
          </w:pPr>
          <w:r w:rsidRPr="00671124">
            <w:rPr>
              <w:rFonts w:ascii="Calibri" w:eastAsia="Times New Roman" w:hAnsi="Calibri" w:cs="Calibri"/>
              <w:color w:val="000000"/>
            </w:rPr>
            <w:t xml:space="preserve">Farnham, B.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(no date) </w:t>
          </w:r>
          <w:r w:rsidRPr="00671124">
            <w:rPr>
              <w:rFonts w:ascii="Calibri" w:eastAsia="Times New Roman" w:hAnsi="Calibri" w:cs="Calibri"/>
              <w:i/>
              <w:iCs/>
              <w:color w:val="000000"/>
            </w:rPr>
            <w:t xml:space="preserve">Hands-on Machine Learning with Scikit-Learn, </w:t>
          </w:r>
          <w:proofErr w:type="spellStart"/>
          <w:r w:rsidRPr="00671124">
            <w:rPr>
              <w:rFonts w:ascii="Calibri" w:eastAsia="Times New Roman" w:hAnsi="Calibri" w:cs="Calibri"/>
              <w:i/>
              <w:iCs/>
              <w:color w:val="000000"/>
            </w:rPr>
            <w:t>Keras</w:t>
          </w:r>
          <w:proofErr w:type="spellEnd"/>
          <w:r w:rsidRPr="00671124">
            <w:rPr>
              <w:rFonts w:ascii="Calibri" w:eastAsia="Times New Roman" w:hAnsi="Calibri" w:cs="Calibri"/>
              <w:i/>
              <w:iCs/>
              <w:color w:val="000000"/>
            </w:rPr>
            <w:t>, and TensorFlow Concepts, Tools, and Techniques to Build Intelligent Systems SECOND EDITION</w:t>
          </w:r>
          <w:r w:rsidRPr="00671124">
            <w:rPr>
              <w:rFonts w:ascii="Calibri" w:eastAsia="Times New Roman" w:hAnsi="Calibri" w:cs="Calibri"/>
              <w:color w:val="000000"/>
            </w:rPr>
            <w:t>.</w:t>
          </w:r>
        </w:p>
        <w:p w14:paraId="6E36C974" w14:textId="77777777" w:rsidR="00671124" w:rsidRPr="00671124" w:rsidRDefault="00671124">
          <w:pPr>
            <w:jc w:val="both"/>
            <w:divId w:val="1153184047"/>
            <w:rPr>
              <w:rFonts w:ascii="Calibri" w:eastAsia="Times New Roman" w:hAnsi="Calibri" w:cs="Calibri"/>
              <w:color w:val="000000"/>
            </w:rPr>
            <w:pPrChange w:id="140" w:author="Abobakr Al-Shamiri" w:date="2025-12-26T01:25:00Z" w16du:dateUtc="2025-12-25T17:25:00Z">
              <w:pPr>
                <w:divId w:val="1153184047"/>
              </w:pPr>
            </w:pPrChange>
          </w:pPr>
          <w:proofErr w:type="spellStart"/>
          <w:r w:rsidRPr="00671124">
            <w:rPr>
              <w:rFonts w:ascii="Calibri" w:eastAsia="Times New Roman" w:hAnsi="Calibri" w:cs="Calibri"/>
              <w:color w:val="000000"/>
            </w:rPr>
            <w:t>Götzky</w:t>
          </w:r>
          <w:proofErr w:type="spellEnd"/>
          <w:r w:rsidRPr="00671124">
            <w:rPr>
              <w:rFonts w:ascii="Calibri" w:eastAsia="Times New Roman" w:hAnsi="Calibri" w:cs="Calibri"/>
              <w:color w:val="000000"/>
            </w:rPr>
            <w:t xml:space="preserve">, K., Landwehr, P. and </w:t>
          </w:r>
          <w:proofErr w:type="spellStart"/>
          <w:r w:rsidRPr="00671124">
            <w:rPr>
              <w:rFonts w:ascii="Calibri" w:eastAsia="Times New Roman" w:hAnsi="Calibri" w:cs="Calibri"/>
              <w:color w:val="000000"/>
            </w:rPr>
            <w:t>Jähne</w:t>
          </w:r>
          <w:proofErr w:type="spellEnd"/>
          <w:r w:rsidRPr="00671124">
            <w:rPr>
              <w:rFonts w:ascii="Calibri" w:eastAsia="Times New Roman" w:hAnsi="Calibri" w:cs="Calibri"/>
              <w:color w:val="000000"/>
            </w:rPr>
            <w:t xml:space="preserve">, J. (2013) “Epidemiology and clinical presentation of acute cholecystitis,” </w:t>
          </w:r>
          <w:proofErr w:type="spellStart"/>
          <w:r w:rsidRPr="00671124">
            <w:rPr>
              <w:rFonts w:ascii="Calibri" w:eastAsia="Times New Roman" w:hAnsi="Calibri" w:cs="Calibri"/>
              <w:i/>
              <w:iCs/>
              <w:color w:val="000000"/>
            </w:rPr>
            <w:t>Chirurg</w:t>
          </w:r>
          <w:proofErr w:type="spellEnd"/>
          <w:r w:rsidRPr="00671124">
            <w:rPr>
              <w:rFonts w:ascii="Calibri" w:eastAsia="Times New Roman" w:hAnsi="Calibri" w:cs="Calibri"/>
              <w:color w:val="000000"/>
            </w:rPr>
            <w:t>, 84(3), pp. 179–184. Available at: https://doi.org/10.1007/s00104-012-2355-1.</w:t>
          </w:r>
        </w:p>
        <w:p w14:paraId="46DB56B5" w14:textId="77777777" w:rsidR="00671124" w:rsidRPr="00671124" w:rsidRDefault="00671124">
          <w:pPr>
            <w:jc w:val="both"/>
            <w:divId w:val="830565502"/>
            <w:rPr>
              <w:rFonts w:ascii="Calibri" w:eastAsia="Times New Roman" w:hAnsi="Calibri" w:cs="Calibri"/>
              <w:color w:val="000000"/>
            </w:rPr>
            <w:pPrChange w:id="141" w:author="Abobakr Al-Shamiri" w:date="2025-12-26T01:25:00Z" w16du:dateUtc="2025-12-25T17:25:00Z">
              <w:pPr>
                <w:divId w:val="830565502"/>
              </w:pPr>
            </w:pPrChange>
          </w:pPr>
          <w:r w:rsidRPr="00671124">
            <w:rPr>
              <w:rFonts w:ascii="Calibri" w:eastAsia="Times New Roman" w:hAnsi="Calibri" w:cs="Calibri"/>
              <w:color w:val="000000"/>
            </w:rPr>
            <w:t xml:space="preserve">Gutt, C., Schläfer, S. and Lammert, F. (2020) “The treatment of gallstone disease,” </w:t>
          </w:r>
          <w:proofErr w:type="spellStart"/>
          <w:r w:rsidRPr="00671124">
            <w:rPr>
              <w:rFonts w:ascii="Calibri" w:eastAsia="Times New Roman" w:hAnsi="Calibri" w:cs="Calibri"/>
              <w:i/>
              <w:iCs/>
              <w:color w:val="000000"/>
            </w:rPr>
            <w:t>Deutsches</w:t>
          </w:r>
          <w:proofErr w:type="spellEnd"/>
          <w:r w:rsidRPr="00671124">
            <w:rPr>
              <w:rFonts w:ascii="Calibri" w:eastAsia="Times New Roman" w:hAnsi="Calibri" w:cs="Calibri"/>
              <w:i/>
              <w:iCs/>
              <w:color w:val="000000"/>
            </w:rPr>
            <w:t xml:space="preserve"> </w:t>
          </w:r>
          <w:proofErr w:type="spellStart"/>
          <w:r w:rsidRPr="00671124">
            <w:rPr>
              <w:rFonts w:ascii="Calibri" w:eastAsia="Times New Roman" w:hAnsi="Calibri" w:cs="Calibri"/>
              <w:i/>
              <w:iCs/>
              <w:color w:val="000000"/>
            </w:rPr>
            <w:t>Arzteblatt</w:t>
          </w:r>
          <w:proofErr w:type="spellEnd"/>
          <w:r w:rsidRPr="00671124">
            <w:rPr>
              <w:rFonts w:ascii="Calibri" w:eastAsia="Times New Roman" w:hAnsi="Calibri" w:cs="Calibri"/>
              <w:i/>
              <w:iCs/>
              <w:color w:val="000000"/>
            </w:rPr>
            <w:t xml:space="preserve"> International</w:t>
          </w:r>
          <w:r w:rsidRPr="00671124">
            <w:rPr>
              <w:rFonts w:ascii="Calibri" w:eastAsia="Times New Roman" w:hAnsi="Calibri" w:cs="Calibri"/>
              <w:color w:val="000000"/>
            </w:rPr>
            <w:t>, 117(9), pp. 148–158. Available at: https://doi.org/10.3238/arztebl.2020.0148.</w:t>
          </w:r>
        </w:p>
        <w:p w14:paraId="679A496C" w14:textId="77777777" w:rsidR="00671124" w:rsidRPr="00671124" w:rsidRDefault="00671124">
          <w:pPr>
            <w:jc w:val="both"/>
            <w:divId w:val="2019308938"/>
            <w:rPr>
              <w:rFonts w:ascii="Calibri" w:eastAsia="Times New Roman" w:hAnsi="Calibri" w:cs="Calibri"/>
              <w:color w:val="000000"/>
            </w:rPr>
            <w:pPrChange w:id="142" w:author="Abobakr Al-Shamiri" w:date="2025-12-26T01:25:00Z" w16du:dateUtc="2025-12-25T17:25:00Z">
              <w:pPr>
                <w:divId w:val="2019308938"/>
              </w:pPr>
            </w:pPrChange>
          </w:pPr>
          <w:r w:rsidRPr="00671124">
            <w:rPr>
              <w:rFonts w:ascii="Calibri" w:eastAsia="Times New Roman" w:hAnsi="Calibri" w:cs="Calibri"/>
              <w:color w:val="000000"/>
            </w:rPr>
            <w:t xml:space="preserve">Huang, K.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(2025) “Development and validation of a machine learning-based nomogram for preoperative prediction of laparoscopic surgical difficulty in gallstone patients,” </w:t>
          </w:r>
          <w:r w:rsidRPr="00671124">
            <w:rPr>
              <w:rFonts w:ascii="Calibri" w:eastAsia="Times New Roman" w:hAnsi="Calibri" w:cs="Calibri"/>
              <w:i/>
              <w:iCs/>
              <w:color w:val="000000"/>
            </w:rPr>
            <w:t>Translational Gastroenterology and Hepatology</w:t>
          </w:r>
          <w:r w:rsidRPr="00671124">
            <w:rPr>
              <w:rFonts w:ascii="Calibri" w:eastAsia="Times New Roman" w:hAnsi="Calibri" w:cs="Calibri"/>
              <w:color w:val="000000"/>
            </w:rPr>
            <w:t>, 10. Available at: https://doi.org/10.21037/tgh-24-124.</w:t>
          </w:r>
        </w:p>
        <w:p w14:paraId="24FFB51D" w14:textId="77777777" w:rsidR="00671124" w:rsidRPr="00671124" w:rsidRDefault="00671124">
          <w:pPr>
            <w:jc w:val="both"/>
            <w:divId w:val="134954559"/>
            <w:rPr>
              <w:rFonts w:ascii="Calibri" w:eastAsia="Times New Roman" w:hAnsi="Calibri" w:cs="Calibri"/>
              <w:color w:val="000000"/>
            </w:rPr>
            <w:pPrChange w:id="143" w:author="Abobakr Al-Shamiri" w:date="2025-12-26T01:25:00Z" w16du:dateUtc="2025-12-25T17:25:00Z">
              <w:pPr>
                <w:divId w:val="134954559"/>
              </w:pPr>
            </w:pPrChange>
          </w:pPr>
          <w:r w:rsidRPr="00671124">
            <w:rPr>
              <w:rFonts w:ascii="Calibri" w:eastAsia="Times New Roman" w:hAnsi="Calibri" w:cs="Calibri"/>
              <w:color w:val="000000"/>
            </w:rPr>
            <w:lastRenderedPageBreak/>
            <w:t xml:space="preserve">Huang, S.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(2024) </w:t>
          </w:r>
          <w:r w:rsidRPr="00671124">
            <w:rPr>
              <w:rFonts w:ascii="Calibri" w:eastAsia="Times New Roman" w:hAnsi="Calibri" w:cs="Calibri"/>
              <w:i/>
              <w:iCs/>
              <w:color w:val="000000"/>
            </w:rPr>
            <w:t>Machine-learning-derived online prediction models of outcomes for patients with cholelithiasis-induced acute cholangitis: development and validation in two retrospective cohorts</w:t>
          </w:r>
          <w:r w:rsidRPr="00671124">
            <w:rPr>
              <w:rFonts w:ascii="Calibri" w:eastAsia="Times New Roman" w:hAnsi="Calibri" w:cs="Calibri"/>
              <w:color w:val="000000"/>
            </w:rPr>
            <w:t>. Available at: www.thelancet.com.</w:t>
          </w:r>
        </w:p>
        <w:p w14:paraId="00D3DD33" w14:textId="77777777" w:rsidR="00671124" w:rsidRPr="00671124" w:rsidRDefault="00671124">
          <w:pPr>
            <w:jc w:val="both"/>
            <w:divId w:val="1887255469"/>
            <w:rPr>
              <w:rFonts w:ascii="Calibri" w:eastAsia="Times New Roman" w:hAnsi="Calibri" w:cs="Calibri"/>
              <w:color w:val="000000"/>
            </w:rPr>
            <w:pPrChange w:id="144" w:author="Abobakr Al-Shamiri" w:date="2025-12-26T01:25:00Z" w16du:dateUtc="2025-12-25T17:25:00Z">
              <w:pPr>
                <w:divId w:val="1887255469"/>
              </w:pPr>
            </w:pPrChange>
          </w:pPr>
          <w:r w:rsidRPr="00671124">
            <w:rPr>
              <w:rFonts w:ascii="Calibri" w:eastAsia="Times New Roman" w:hAnsi="Calibri" w:cs="Calibri"/>
              <w:color w:val="000000"/>
            </w:rPr>
            <w:t xml:space="preserve">Jiang, Y.-G., Ma, X. and Wu, Z. (2026) “Machine learning basics,” in </w:t>
          </w:r>
          <w:r w:rsidRPr="00671124">
            <w:rPr>
              <w:rFonts w:ascii="Calibri" w:eastAsia="Times New Roman" w:hAnsi="Calibri" w:cs="Calibri"/>
              <w:i/>
              <w:iCs/>
              <w:color w:val="000000"/>
            </w:rPr>
            <w:t>Artificial Intelligence</w:t>
          </w:r>
          <w:r w:rsidRPr="00671124">
            <w:rPr>
              <w:rFonts w:ascii="Calibri" w:eastAsia="Times New Roman" w:hAnsi="Calibri" w:cs="Calibri"/>
              <w:color w:val="000000"/>
            </w:rPr>
            <w:t>. Elsevier, pp. 15–50. Available at: https://doi.org/10.1016/b978-0-44-324840-5.00009-3.</w:t>
          </w:r>
        </w:p>
        <w:p w14:paraId="5AD9A1D3" w14:textId="77777777" w:rsidR="00671124" w:rsidRPr="00671124" w:rsidRDefault="00671124">
          <w:pPr>
            <w:jc w:val="both"/>
            <w:divId w:val="1856767352"/>
            <w:rPr>
              <w:rFonts w:ascii="Calibri" w:eastAsia="Times New Roman" w:hAnsi="Calibri" w:cs="Calibri"/>
              <w:color w:val="000000"/>
            </w:rPr>
            <w:pPrChange w:id="145" w:author="Abobakr Al-Shamiri" w:date="2025-12-26T01:25:00Z" w16du:dateUtc="2025-12-25T17:25:00Z">
              <w:pPr>
                <w:divId w:val="1856767352"/>
              </w:pPr>
            </w:pPrChange>
          </w:pPr>
          <w:r w:rsidRPr="00671124">
            <w:rPr>
              <w:rFonts w:ascii="Calibri" w:eastAsia="Times New Roman" w:hAnsi="Calibri" w:cs="Calibri"/>
              <w:color w:val="000000"/>
            </w:rPr>
            <w:t xml:space="preserve">Khalifa, M. and </w:t>
          </w:r>
          <w:proofErr w:type="spellStart"/>
          <w:r w:rsidRPr="00671124">
            <w:rPr>
              <w:rFonts w:ascii="Calibri" w:eastAsia="Times New Roman" w:hAnsi="Calibri" w:cs="Calibri"/>
              <w:color w:val="000000"/>
            </w:rPr>
            <w:t>Albadawy</w:t>
          </w:r>
          <w:proofErr w:type="spellEnd"/>
          <w:r w:rsidRPr="00671124">
            <w:rPr>
              <w:rFonts w:ascii="Calibri" w:eastAsia="Times New Roman" w:hAnsi="Calibri" w:cs="Calibri"/>
              <w:color w:val="000000"/>
            </w:rPr>
            <w:t xml:space="preserve">, M. (2024) “Artificial Intelligence for Clinical Prediction: Exploring Key Domains and Essential Functions,” </w:t>
          </w:r>
          <w:r w:rsidRPr="00671124">
            <w:rPr>
              <w:rFonts w:ascii="Calibri" w:eastAsia="Times New Roman" w:hAnsi="Calibri" w:cs="Calibri"/>
              <w:i/>
              <w:iCs/>
              <w:color w:val="000000"/>
            </w:rPr>
            <w:t>Computer Methods and Programs in Biomedicine Update</w:t>
          </w:r>
          <w:r w:rsidRPr="00671124">
            <w:rPr>
              <w:rFonts w:ascii="Calibri" w:eastAsia="Times New Roman" w:hAnsi="Calibri" w:cs="Calibri"/>
              <w:color w:val="000000"/>
            </w:rPr>
            <w:t>. Elsevier B.V. Available at: https://doi.org/10.1016/j.cmpbup.2024.100148.</w:t>
          </w:r>
        </w:p>
        <w:p w14:paraId="6A22139D" w14:textId="77777777" w:rsidR="00671124" w:rsidRPr="00671124" w:rsidRDefault="00671124">
          <w:pPr>
            <w:jc w:val="both"/>
            <w:divId w:val="692463834"/>
            <w:rPr>
              <w:rFonts w:ascii="Calibri" w:eastAsia="Times New Roman" w:hAnsi="Calibri" w:cs="Calibri"/>
              <w:color w:val="000000"/>
            </w:rPr>
            <w:pPrChange w:id="146" w:author="Abobakr Al-Shamiri" w:date="2025-12-26T01:25:00Z" w16du:dateUtc="2025-12-25T17:25:00Z">
              <w:pPr>
                <w:divId w:val="692463834"/>
              </w:pPr>
            </w:pPrChange>
          </w:pPr>
          <w:r w:rsidRPr="00671124">
            <w:rPr>
              <w:rFonts w:ascii="Calibri" w:eastAsia="Times New Roman" w:hAnsi="Calibri" w:cs="Calibri"/>
              <w:color w:val="000000"/>
            </w:rPr>
            <w:t xml:space="preserve">Khandelwal, C., Anand, U. and Kant, K. (2025) “Management of Asymptomatic Cholelithiasis,” </w:t>
          </w:r>
          <w:r w:rsidRPr="00671124">
            <w:rPr>
              <w:rFonts w:ascii="Calibri" w:eastAsia="Times New Roman" w:hAnsi="Calibri" w:cs="Calibri"/>
              <w:i/>
              <w:iCs/>
              <w:color w:val="000000"/>
            </w:rPr>
            <w:t>NMO Journal</w:t>
          </w:r>
          <w:r w:rsidRPr="00671124">
            <w:rPr>
              <w:rFonts w:ascii="Calibri" w:eastAsia="Times New Roman" w:hAnsi="Calibri" w:cs="Calibri"/>
              <w:color w:val="000000"/>
            </w:rPr>
            <w:t>, 19(1), pp. 54–60. Available at: https://doi.org/10.4103/jnmo.jnmo_10_25.</w:t>
          </w:r>
        </w:p>
        <w:p w14:paraId="38574BEC" w14:textId="77777777" w:rsidR="00671124" w:rsidRPr="00671124" w:rsidRDefault="00671124">
          <w:pPr>
            <w:jc w:val="both"/>
            <w:divId w:val="310837485"/>
            <w:rPr>
              <w:rFonts w:ascii="Calibri" w:eastAsia="Times New Roman" w:hAnsi="Calibri" w:cs="Calibri"/>
              <w:color w:val="000000"/>
            </w:rPr>
            <w:pPrChange w:id="147" w:author="Abobakr Al-Shamiri" w:date="2025-12-26T01:25:00Z" w16du:dateUtc="2025-12-25T17:25:00Z">
              <w:pPr>
                <w:divId w:val="310837485"/>
              </w:pPr>
            </w:pPrChange>
          </w:pPr>
          <w:r w:rsidRPr="00671124">
            <w:rPr>
              <w:rFonts w:ascii="Calibri" w:eastAsia="Times New Roman" w:hAnsi="Calibri" w:cs="Calibri"/>
              <w:color w:val="000000"/>
            </w:rPr>
            <w:t xml:space="preserve">Kumar, D.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(2025) “Computer-aided cholelithiasis diagnosis using explainable convolutional neural network,” </w:t>
          </w:r>
          <w:r w:rsidRPr="00671124">
            <w:rPr>
              <w:rFonts w:ascii="Calibri" w:eastAsia="Times New Roman" w:hAnsi="Calibri" w:cs="Calibri"/>
              <w:i/>
              <w:iCs/>
              <w:color w:val="000000"/>
            </w:rPr>
            <w:t>Scientific Reports</w:t>
          </w:r>
          <w:r w:rsidRPr="00671124">
            <w:rPr>
              <w:rFonts w:ascii="Calibri" w:eastAsia="Times New Roman" w:hAnsi="Calibri" w:cs="Calibri"/>
              <w:color w:val="000000"/>
            </w:rPr>
            <w:t>, 15(1). Available at: https://doi.org/10.1038/s41598-025-85798-2.</w:t>
          </w:r>
        </w:p>
        <w:p w14:paraId="08086711" w14:textId="77777777" w:rsidR="00671124" w:rsidRPr="00671124" w:rsidRDefault="00671124">
          <w:pPr>
            <w:jc w:val="both"/>
            <w:divId w:val="486946972"/>
            <w:rPr>
              <w:rFonts w:ascii="Calibri" w:eastAsia="Times New Roman" w:hAnsi="Calibri" w:cs="Calibri"/>
              <w:color w:val="000000"/>
            </w:rPr>
            <w:pPrChange w:id="148" w:author="Abobakr Al-Shamiri" w:date="2025-12-26T01:25:00Z" w16du:dateUtc="2025-12-25T17:25:00Z">
              <w:pPr>
                <w:divId w:val="486946972"/>
              </w:pPr>
            </w:pPrChange>
          </w:pPr>
          <w:r w:rsidRPr="00671124">
            <w:rPr>
              <w:rFonts w:ascii="Calibri" w:eastAsia="Times New Roman" w:hAnsi="Calibri" w:cs="Calibri"/>
              <w:color w:val="000000"/>
            </w:rPr>
            <w:t xml:space="preserve">Ma, Y.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(2024) “Early prediction of acute gallstone pancreatitis severity: a novel machine learning model based on CT features and open access online prediction platform,” </w:t>
          </w:r>
          <w:r w:rsidRPr="00671124">
            <w:rPr>
              <w:rFonts w:ascii="Calibri" w:eastAsia="Times New Roman" w:hAnsi="Calibri" w:cs="Calibri"/>
              <w:i/>
              <w:iCs/>
              <w:color w:val="000000"/>
            </w:rPr>
            <w:t>Annals of Medicine</w:t>
          </w:r>
          <w:r w:rsidRPr="00671124">
            <w:rPr>
              <w:rFonts w:ascii="Calibri" w:eastAsia="Times New Roman" w:hAnsi="Calibri" w:cs="Calibri"/>
              <w:color w:val="000000"/>
            </w:rPr>
            <w:t>, 56(1). Available at: https://doi.org/10.1080/07853890.2024.2357354.</w:t>
          </w:r>
        </w:p>
        <w:p w14:paraId="4566B1D8" w14:textId="77777777" w:rsidR="00671124" w:rsidRPr="00671124" w:rsidRDefault="00671124">
          <w:pPr>
            <w:jc w:val="both"/>
            <w:divId w:val="346101418"/>
            <w:rPr>
              <w:rFonts w:ascii="Calibri" w:eastAsia="Times New Roman" w:hAnsi="Calibri" w:cs="Calibri"/>
              <w:color w:val="000000"/>
            </w:rPr>
            <w:pPrChange w:id="149" w:author="Abobakr Al-Shamiri" w:date="2025-12-26T01:25:00Z" w16du:dateUtc="2025-12-25T17:25:00Z">
              <w:pPr>
                <w:divId w:val="346101418"/>
              </w:pPr>
            </w:pPrChange>
          </w:pPr>
          <w:proofErr w:type="spellStart"/>
          <w:r w:rsidRPr="00671124">
            <w:rPr>
              <w:rFonts w:ascii="Calibri" w:eastAsia="Times New Roman" w:hAnsi="Calibri" w:cs="Calibri"/>
              <w:color w:val="000000"/>
            </w:rPr>
            <w:t>Mahalle</w:t>
          </w:r>
          <w:proofErr w:type="spellEnd"/>
          <w:r w:rsidRPr="00671124">
            <w:rPr>
              <w:rFonts w:ascii="Calibri" w:eastAsia="Times New Roman" w:hAnsi="Calibri" w:cs="Calibri"/>
              <w:color w:val="000000"/>
            </w:rPr>
            <w:t xml:space="preserve">, P.N.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(2025) “Fundamentals of machine learning and deep learning,” in </w:t>
          </w:r>
          <w:r w:rsidRPr="00671124">
            <w:rPr>
              <w:rFonts w:ascii="Calibri" w:eastAsia="Times New Roman" w:hAnsi="Calibri" w:cs="Calibri"/>
              <w:i/>
              <w:iCs/>
              <w:color w:val="000000"/>
            </w:rPr>
            <w:t>Edge Artificial Intelligence</w:t>
          </w:r>
          <w:r w:rsidRPr="00671124">
            <w:rPr>
              <w:rFonts w:ascii="Calibri" w:eastAsia="Times New Roman" w:hAnsi="Calibri" w:cs="Calibri"/>
              <w:color w:val="000000"/>
            </w:rPr>
            <w:t>. Elsevier, pp. 15–31. Available at: https://doi.org/10.1016/b978-0-443-26720-8.00008-6.</w:t>
          </w:r>
        </w:p>
        <w:p w14:paraId="0FC18DEE" w14:textId="77777777" w:rsidR="00671124" w:rsidRPr="00671124" w:rsidRDefault="00671124">
          <w:pPr>
            <w:jc w:val="both"/>
            <w:divId w:val="778993114"/>
            <w:rPr>
              <w:rFonts w:ascii="Calibri" w:eastAsia="Times New Roman" w:hAnsi="Calibri" w:cs="Calibri"/>
              <w:color w:val="000000"/>
            </w:rPr>
            <w:pPrChange w:id="150" w:author="Abobakr Al-Shamiri" w:date="2025-12-26T01:25:00Z" w16du:dateUtc="2025-12-25T17:25:00Z">
              <w:pPr>
                <w:divId w:val="778993114"/>
              </w:pPr>
            </w:pPrChange>
          </w:pPr>
          <w:r w:rsidRPr="00671124">
            <w:rPr>
              <w:rFonts w:ascii="Calibri" w:eastAsia="Times New Roman" w:hAnsi="Calibri" w:cs="Calibri"/>
              <w:color w:val="000000"/>
            </w:rPr>
            <w:t xml:space="preserve">Mitchell, </w:t>
          </w:r>
          <w:proofErr w:type="gramStart"/>
          <w:r w:rsidRPr="00671124">
            <w:rPr>
              <w:rFonts w:ascii="Calibri" w:eastAsia="Times New Roman" w:hAnsi="Calibri" w:cs="Calibri"/>
              <w:color w:val="000000"/>
            </w:rPr>
            <w:t>T.M..</w:t>
          </w:r>
          <w:proofErr w:type="gramEnd"/>
          <w:r w:rsidRPr="00671124">
            <w:rPr>
              <w:rFonts w:ascii="Calibri" w:eastAsia="Times New Roman" w:hAnsi="Calibri" w:cs="Calibri"/>
              <w:color w:val="000000"/>
            </w:rPr>
            <w:t xml:space="preserve"> (1997) </w:t>
          </w:r>
          <w:r w:rsidRPr="00671124">
            <w:rPr>
              <w:rFonts w:ascii="Calibri" w:eastAsia="Times New Roman" w:hAnsi="Calibri" w:cs="Calibri"/>
              <w:i/>
              <w:iCs/>
              <w:color w:val="000000"/>
            </w:rPr>
            <w:t>Machine Learning</w:t>
          </w:r>
          <w:r w:rsidRPr="00671124">
            <w:rPr>
              <w:rFonts w:ascii="Calibri" w:eastAsia="Times New Roman" w:hAnsi="Calibri" w:cs="Calibri"/>
              <w:color w:val="000000"/>
            </w:rPr>
            <w:t>. McGraw-Hill.</w:t>
          </w:r>
        </w:p>
        <w:p w14:paraId="0F6E8A80" w14:textId="77777777" w:rsidR="00671124" w:rsidRPr="00671124" w:rsidRDefault="00671124">
          <w:pPr>
            <w:jc w:val="both"/>
            <w:divId w:val="1507597476"/>
            <w:rPr>
              <w:rFonts w:ascii="Calibri" w:eastAsia="Times New Roman" w:hAnsi="Calibri" w:cs="Calibri"/>
              <w:color w:val="000000"/>
            </w:rPr>
            <w:pPrChange w:id="151" w:author="Abobakr Al-Shamiri" w:date="2025-12-26T01:25:00Z" w16du:dateUtc="2025-12-25T17:25:00Z">
              <w:pPr>
                <w:divId w:val="1507597476"/>
              </w:pPr>
            </w:pPrChange>
          </w:pPr>
          <w:proofErr w:type="spellStart"/>
          <w:r w:rsidRPr="00671124">
            <w:rPr>
              <w:rFonts w:ascii="Calibri" w:eastAsia="Times New Roman" w:hAnsi="Calibri" w:cs="Calibri"/>
              <w:color w:val="000000"/>
            </w:rPr>
            <w:t>Muraviev</w:t>
          </w:r>
          <w:proofErr w:type="spellEnd"/>
          <w:r w:rsidRPr="00671124">
            <w:rPr>
              <w:rFonts w:ascii="Calibri" w:eastAsia="Times New Roman" w:hAnsi="Calibri" w:cs="Calibri"/>
              <w:color w:val="000000"/>
            </w:rPr>
            <w:t xml:space="preserve">, S.Y.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(2025) “Asymptomatic cholecystitis and its controversial issues in biliary surgery,” </w:t>
          </w:r>
          <w:r w:rsidRPr="00671124">
            <w:rPr>
              <w:rFonts w:ascii="Calibri" w:eastAsia="Times New Roman" w:hAnsi="Calibri" w:cs="Calibri"/>
              <w:i/>
              <w:iCs/>
              <w:color w:val="000000"/>
            </w:rPr>
            <w:t>Asian Journal of Surgery</w:t>
          </w:r>
          <w:r w:rsidRPr="00671124">
            <w:rPr>
              <w:rFonts w:ascii="Calibri" w:eastAsia="Times New Roman" w:hAnsi="Calibri" w:cs="Calibri"/>
              <w:color w:val="000000"/>
            </w:rPr>
            <w:t>. Elsevier (Singapore) Pte Ltd, pp. 996–1001. Available at: https://doi.org/10.1016/j.asjsur.2024.10.145.</w:t>
          </w:r>
        </w:p>
        <w:p w14:paraId="1EC41C54" w14:textId="77777777" w:rsidR="00671124" w:rsidRPr="00671124" w:rsidRDefault="00671124">
          <w:pPr>
            <w:jc w:val="both"/>
            <w:divId w:val="26222717"/>
            <w:rPr>
              <w:rFonts w:ascii="Calibri" w:eastAsia="Times New Roman" w:hAnsi="Calibri" w:cs="Calibri"/>
              <w:color w:val="000000"/>
            </w:rPr>
            <w:pPrChange w:id="152" w:author="Abobakr Al-Shamiri" w:date="2025-12-26T01:25:00Z" w16du:dateUtc="2025-12-25T17:25:00Z">
              <w:pPr>
                <w:divId w:val="26222717"/>
              </w:pPr>
            </w:pPrChange>
          </w:pPr>
          <w:r w:rsidRPr="00671124">
            <w:rPr>
              <w:rFonts w:ascii="Calibri" w:eastAsia="Times New Roman" w:hAnsi="Calibri" w:cs="Calibri"/>
              <w:color w:val="000000"/>
            </w:rPr>
            <w:t xml:space="preserve">Pang, S., Ding, T.,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(2019) “A novel YOLOv3-arch model for identifying cholelithiasis and classifying gallstones on CT images,” </w:t>
          </w:r>
          <w:proofErr w:type="spellStart"/>
          <w:r w:rsidRPr="00671124">
            <w:rPr>
              <w:rFonts w:ascii="Calibri" w:eastAsia="Times New Roman" w:hAnsi="Calibri" w:cs="Calibri"/>
              <w:i/>
              <w:iCs/>
              <w:color w:val="000000"/>
            </w:rPr>
            <w:t>PLoS</w:t>
          </w:r>
          <w:proofErr w:type="spellEnd"/>
          <w:r w:rsidRPr="00671124">
            <w:rPr>
              <w:rFonts w:ascii="Calibri" w:eastAsia="Times New Roman" w:hAnsi="Calibri" w:cs="Calibri"/>
              <w:i/>
              <w:iCs/>
              <w:color w:val="000000"/>
            </w:rPr>
            <w:t xml:space="preserve"> ONE</w:t>
          </w:r>
          <w:r w:rsidRPr="00671124">
            <w:rPr>
              <w:rFonts w:ascii="Calibri" w:eastAsia="Times New Roman" w:hAnsi="Calibri" w:cs="Calibri"/>
              <w:color w:val="000000"/>
            </w:rPr>
            <w:t>, 14(6). Available at: https://doi.org/10.1371/journal.pone.0217647.</w:t>
          </w:r>
        </w:p>
        <w:p w14:paraId="647F9576" w14:textId="77777777" w:rsidR="00671124" w:rsidRPr="00671124" w:rsidRDefault="00671124">
          <w:pPr>
            <w:jc w:val="both"/>
            <w:divId w:val="1035351798"/>
            <w:rPr>
              <w:rFonts w:ascii="Calibri" w:eastAsia="Times New Roman" w:hAnsi="Calibri" w:cs="Calibri"/>
              <w:color w:val="000000"/>
            </w:rPr>
            <w:pPrChange w:id="153" w:author="Abobakr Al-Shamiri" w:date="2025-12-26T01:25:00Z" w16du:dateUtc="2025-12-25T17:25:00Z">
              <w:pPr>
                <w:divId w:val="1035351798"/>
              </w:pPr>
            </w:pPrChange>
          </w:pPr>
          <w:r w:rsidRPr="00671124">
            <w:rPr>
              <w:rFonts w:ascii="Calibri" w:eastAsia="Times New Roman" w:hAnsi="Calibri" w:cs="Calibri"/>
              <w:color w:val="000000"/>
            </w:rPr>
            <w:t xml:space="preserve">Pang, S., Wang, S.,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(2019) “An artificial intelligent diagnostic system on mobile Android terminals for cholelithiasis by lightweight convolutional neural network,” </w:t>
          </w:r>
          <w:proofErr w:type="spellStart"/>
          <w:r w:rsidRPr="00671124">
            <w:rPr>
              <w:rFonts w:ascii="Calibri" w:eastAsia="Times New Roman" w:hAnsi="Calibri" w:cs="Calibri"/>
              <w:i/>
              <w:iCs/>
              <w:color w:val="000000"/>
            </w:rPr>
            <w:t>PLoS</w:t>
          </w:r>
          <w:proofErr w:type="spellEnd"/>
          <w:r w:rsidRPr="00671124">
            <w:rPr>
              <w:rFonts w:ascii="Calibri" w:eastAsia="Times New Roman" w:hAnsi="Calibri" w:cs="Calibri"/>
              <w:i/>
              <w:iCs/>
              <w:color w:val="000000"/>
            </w:rPr>
            <w:t xml:space="preserve"> ONE</w:t>
          </w:r>
          <w:r w:rsidRPr="00671124">
            <w:rPr>
              <w:rFonts w:ascii="Calibri" w:eastAsia="Times New Roman" w:hAnsi="Calibri" w:cs="Calibri"/>
              <w:color w:val="000000"/>
            </w:rPr>
            <w:t>, 14(9). Available at: https://doi.org/10.1371/journal.pone.0221720.</w:t>
          </w:r>
        </w:p>
        <w:p w14:paraId="0D95ACA2" w14:textId="77777777" w:rsidR="00671124" w:rsidRPr="00671124" w:rsidRDefault="00671124">
          <w:pPr>
            <w:jc w:val="both"/>
            <w:divId w:val="799998795"/>
            <w:rPr>
              <w:rFonts w:ascii="Calibri" w:eastAsia="Times New Roman" w:hAnsi="Calibri" w:cs="Calibri"/>
              <w:color w:val="000000"/>
            </w:rPr>
            <w:pPrChange w:id="154" w:author="Abobakr Al-Shamiri" w:date="2025-12-26T01:25:00Z" w16du:dateUtc="2025-12-25T17:25:00Z">
              <w:pPr>
                <w:divId w:val="799998795"/>
              </w:pPr>
            </w:pPrChange>
          </w:pPr>
          <w:r w:rsidRPr="00671124">
            <w:rPr>
              <w:rFonts w:ascii="Calibri" w:eastAsia="Times New Roman" w:hAnsi="Calibri" w:cs="Calibri"/>
              <w:color w:val="000000"/>
            </w:rPr>
            <w:t xml:space="preserve">Ruhl, C.E. and Everhart, J.E. (2011) “Gallstone disease is associated with increased mortality in the United States,” </w:t>
          </w:r>
          <w:r w:rsidRPr="00671124">
            <w:rPr>
              <w:rFonts w:ascii="Calibri" w:eastAsia="Times New Roman" w:hAnsi="Calibri" w:cs="Calibri"/>
              <w:i/>
              <w:iCs/>
              <w:color w:val="000000"/>
            </w:rPr>
            <w:t>Gastroenterology</w:t>
          </w:r>
          <w:r w:rsidRPr="00671124">
            <w:rPr>
              <w:rFonts w:ascii="Calibri" w:eastAsia="Times New Roman" w:hAnsi="Calibri" w:cs="Calibri"/>
              <w:color w:val="000000"/>
            </w:rPr>
            <w:t>, 140(2), pp. 508–516. Available at: https://doi.org/10.1053/j.gastro.2010.10.060.</w:t>
          </w:r>
        </w:p>
        <w:p w14:paraId="420C7162" w14:textId="77777777" w:rsidR="00671124" w:rsidRPr="00671124" w:rsidRDefault="00671124">
          <w:pPr>
            <w:jc w:val="both"/>
            <w:divId w:val="659239868"/>
            <w:rPr>
              <w:rFonts w:ascii="Calibri" w:eastAsia="Times New Roman" w:hAnsi="Calibri" w:cs="Calibri"/>
              <w:color w:val="000000"/>
            </w:rPr>
            <w:pPrChange w:id="155" w:author="Abobakr Al-Shamiri" w:date="2025-12-26T01:25:00Z" w16du:dateUtc="2025-12-25T17:25:00Z">
              <w:pPr>
                <w:divId w:val="659239868"/>
              </w:pPr>
            </w:pPrChange>
          </w:pPr>
          <w:r w:rsidRPr="00671124">
            <w:rPr>
              <w:rFonts w:ascii="Calibri" w:eastAsia="Times New Roman" w:hAnsi="Calibri" w:cs="Calibri"/>
              <w:color w:val="000000"/>
            </w:rPr>
            <w:t xml:space="preserve">Sakai, Y.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(2024) “Natural history of asymptomatic gallbladder stones in clinic without beds: A long-term prognosis over 10 years,” </w:t>
          </w:r>
          <w:r w:rsidRPr="00671124">
            <w:rPr>
              <w:rFonts w:ascii="Calibri" w:eastAsia="Times New Roman" w:hAnsi="Calibri" w:cs="Calibri"/>
              <w:i/>
              <w:iCs/>
              <w:color w:val="000000"/>
            </w:rPr>
            <w:t>World Journal of Clinical Cases</w:t>
          </w:r>
          <w:r w:rsidRPr="00671124">
            <w:rPr>
              <w:rFonts w:ascii="Calibri" w:eastAsia="Times New Roman" w:hAnsi="Calibri" w:cs="Calibri"/>
              <w:color w:val="000000"/>
            </w:rPr>
            <w:t>, 12(1), pp. 42–50. Available at: https://doi.org/10.12998/wjcc.v12.i1.42.</w:t>
          </w:r>
        </w:p>
        <w:p w14:paraId="72668EB8" w14:textId="77777777" w:rsidR="00671124" w:rsidRPr="00671124" w:rsidRDefault="00671124">
          <w:pPr>
            <w:jc w:val="both"/>
            <w:divId w:val="1262104822"/>
            <w:rPr>
              <w:rFonts w:ascii="Calibri" w:eastAsia="Times New Roman" w:hAnsi="Calibri" w:cs="Calibri"/>
              <w:color w:val="000000"/>
            </w:rPr>
            <w:pPrChange w:id="156" w:author="Abobakr Al-Shamiri" w:date="2025-12-26T01:25:00Z" w16du:dateUtc="2025-12-25T17:25:00Z">
              <w:pPr>
                <w:divId w:val="1262104822"/>
              </w:pPr>
            </w:pPrChange>
          </w:pPr>
          <w:proofErr w:type="spellStart"/>
          <w:r w:rsidRPr="00671124">
            <w:rPr>
              <w:rFonts w:ascii="Calibri" w:eastAsia="Times New Roman" w:hAnsi="Calibri" w:cs="Calibri"/>
              <w:color w:val="000000"/>
            </w:rPr>
            <w:lastRenderedPageBreak/>
            <w:t>Sakorafas</w:t>
          </w:r>
          <w:proofErr w:type="spellEnd"/>
          <w:r w:rsidRPr="00671124">
            <w:rPr>
              <w:rFonts w:ascii="Calibri" w:eastAsia="Times New Roman" w:hAnsi="Calibri" w:cs="Calibri"/>
              <w:color w:val="000000"/>
            </w:rPr>
            <w:t xml:space="preserve">, G.H., </w:t>
          </w:r>
          <w:proofErr w:type="spellStart"/>
          <w:r w:rsidRPr="00671124">
            <w:rPr>
              <w:rFonts w:ascii="Calibri" w:eastAsia="Times New Roman" w:hAnsi="Calibri" w:cs="Calibri"/>
              <w:color w:val="000000"/>
            </w:rPr>
            <w:t>Milingos</w:t>
          </w:r>
          <w:proofErr w:type="spellEnd"/>
          <w:r w:rsidRPr="00671124">
            <w:rPr>
              <w:rFonts w:ascii="Calibri" w:eastAsia="Times New Roman" w:hAnsi="Calibri" w:cs="Calibri"/>
              <w:color w:val="000000"/>
            </w:rPr>
            <w:t xml:space="preserve">, D. and Peros, G. (2007) “Asymptomatic cholelithiasis: Is cholecystectomy really needed? A critical reappraisal 15 years after the introduction of laparoscopic cholecystectomy,” </w:t>
          </w:r>
          <w:r w:rsidRPr="00671124">
            <w:rPr>
              <w:rFonts w:ascii="Calibri" w:eastAsia="Times New Roman" w:hAnsi="Calibri" w:cs="Calibri"/>
              <w:i/>
              <w:iCs/>
              <w:color w:val="000000"/>
            </w:rPr>
            <w:t>Digestive Diseases and Sciences</w:t>
          </w:r>
          <w:r w:rsidRPr="00671124">
            <w:rPr>
              <w:rFonts w:ascii="Calibri" w:eastAsia="Times New Roman" w:hAnsi="Calibri" w:cs="Calibri"/>
              <w:color w:val="000000"/>
            </w:rPr>
            <w:t>, 52(5), pp. 1313–1325. Available at: https://doi.org/10.1007/s10620-006-9107-3.</w:t>
          </w:r>
        </w:p>
        <w:p w14:paraId="637E2C0B" w14:textId="77777777" w:rsidR="00671124" w:rsidRPr="00671124" w:rsidRDefault="00671124">
          <w:pPr>
            <w:jc w:val="both"/>
            <w:divId w:val="883561241"/>
            <w:rPr>
              <w:rFonts w:ascii="Calibri" w:eastAsia="Times New Roman" w:hAnsi="Calibri" w:cs="Calibri"/>
              <w:color w:val="000000"/>
            </w:rPr>
            <w:pPrChange w:id="157" w:author="Abobakr Al-Shamiri" w:date="2025-12-26T01:25:00Z" w16du:dateUtc="2025-12-25T17:25:00Z">
              <w:pPr>
                <w:divId w:val="883561241"/>
              </w:pPr>
            </w:pPrChange>
          </w:pPr>
          <w:r w:rsidRPr="00671124">
            <w:rPr>
              <w:rFonts w:ascii="Calibri" w:eastAsia="Times New Roman" w:hAnsi="Calibri" w:cs="Calibri"/>
              <w:color w:val="000000"/>
            </w:rPr>
            <w:t xml:space="preserve">Salem, N.M.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(2023) “Machine and deep learning identified metabolites and clinical features associated with gallstone disease,” </w:t>
          </w:r>
          <w:r w:rsidRPr="00671124">
            <w:rPr>
              <w:rFonts w:ascii="Calibri" w:eastAsia="Times New Roman" w:hAnsi="Calibri" w:cs="Calibri"/>
              <w:i/>
              <w:iCs/>
              <w:color w:val="000000"/>
            </w:rPr>
            <w:t>Computer Methods and Programs in Biomedicine Update</w:t>
          </w:r>
          <w:r w:rsidRPr="00671124">
            <w:rPr>
              <w:rFonts w:ascii="Calibri" w:eastAsia="Times New Roman" w:hAnsi="Calibri" w:cs="Calibri"/>
              <w:color w:val="000000"/>
            </w:rPr>
            <w:t>, 3. Available at: https://doi.org/10.1016/j.cmpbup.2023.100106.</w:t>
          </w:r>
        </w:p>
        <w:p w14:paraId="7A6C7DEE" w14:textId="77777777" w:rsidR="00671124" w:rsidRPr="00671124" w:rsidRDefault="00671124">
          <w:pPr>
            <w:jc w:val="both"/>
            <w:divId w:val="1230117753"/>
            <w:rPr>
              <w:rFonts w:ascii="Calibri" w:eastAsia="Times New Roman" w:hAnsi="Calibri" w:cs="Calibri"/>
              <w:color w:val="000000"/>
            </w:rPr>
            <w:pPrChange w:id="158" w:author="Abobakr Al-Shamiri" w:date="2025-12-26T01:25:00Z" w16du:dateUtc="2025-12-25T17:25:00Z">
              <w:pPr>
                <w:divId w:val="1230117753"/>
              </w:pPr>
            </w:pPrChange>
          </w:pPr>
          <w:r w:rsidRPr="00671124">
            <w:rPr>
              <w:rFonts w:ascii="Calibri" w:eastAsia="Times New Roman" w:hAnsi="Calibri" w:cs="Calibri"/>
              <w:color w:val="000000"/>
            </w:rPr>
            <w:t xml:space="preserve">Sarker, P., </w:t>
          </w:r>
          <w:proofErr w:type="spellStart"/>
          <w:r w:rsidRPr="00671124">
            <w:rPr>
              <w:rFonts w:ascii="Calibri" w:eastAsia="Times New Roman" w:hAnsi="Calibri" w:cs="Calibri"/>
              <w:color w:val="000000"/>
            </w:rPr>
            <w:t>Tiang</w:t>
          </w:r>
          <w:proofErr w:type="spellEnd"/>
          <w:r w:rsidRPr="00671124">
            <w:rPr>
              <w:rFonts w:ascii="Calibri" w:eastAsia="Times New Roman" w:hAnsi="Calibri" w:cs="Calibri"/>
              <w:color w:val="000000"/>
            </w:rPr>
            <w:t xml:space="preserve">, J.J. and Nahid, A. Al (2025) “Gallstone Classification Using Random Forest Optimized by Sand Cat Swarm Optimization Algorithm with SHAP and </w:t>
          </w:r>
          <w:proofErr w:type="spellStart"/>
          <w:r w:rsidRPr="00671124">
            <w:rPr>
              <w:rFonts w:ascii="Calibri" w:eastAsia="Times New Roman" w:hAnsi="Calibri" w:cs="Calibri"/>
              <w:color w:val="000000"/>
            </w:rPr>
            <w:t>DiCE</w:t>
          </w:r>
          <w:proofErr w:type="spellEnd"/>
          <w:r w:rsidRPr="00671124">
            <w:rPr>
              <w:rFonts w:ascii="Calibri" w:eastAsia="Times New Roman" w:hAnsi="Calibri" w:cs="Calibri"/>
              <w:color w:val="000000"/>
            </w:rPr>
            <w:t xml:space="preserve">-Based Interpretability,” </w:t>
          </w:r>
          <w:r w:rsidRPr="00671124">
            <w:rPr>
              <w:rFonts w:ascii="Calibri" w:eastAsia="Times New Roman" w:hAnsi="Calibri" w:cs="Calibri"/>
              <w:i/>
              <w:iCs/>
              <w:color w:val="000000"/>
            </w:rPr>
            <w:t>Sensors</w:t>
          </w:r>
          <w:r w:rsidRPr="00671124">
            <w:rPr>
              <w:rFonts w:ascii="Calibri" w:eastAsia="Times New Roman" w:hAnsi="Calibri" w:cs="Calibri"/>
              <w:color w:val="000000"/>
            </w:rPr>
            <w:t>, 25(17). Available at: https://doi.org/10.3390/s25175489.</w:t>
          </w:r>
        </w:p>
        <w:p w14:paraId="2F280ECB" w14:textId="77777777" w:rsidR="00671124" w:rsidRPr="00671124" w:rsidRDefault="00671124">
          <w:pPr>
            <w:jc w:val="both"/>
            <w:divId w:val="943000024"/>
            <w:rPr>
              <w:rFonts w:ascii="Calibri" w:eastAsia="Times New Roman" w:hAnsi="Calibri" w:cs="Calibri"/>
              <w:color w:val="000000"/>
            </w:rPr>
            <w:pPrChange w:id="159" w:author="Abobakr Al-Shamiri" w:date="2025-12-26T01:25:00Z" w16du:dateUtc="2025-12-25T17:25:00Z">
              <w:pPr>
                <w:divId w:val="943000024"/>
              </w:pPr>
            </w:pPrChange>
          </w:pPr>
          <w:r w:rsidRPr="00671124">
            <w:rPr>
              <w:rFonts w:ascii="Calibri" w:eastAsia="Times New Roman" w:hAnsi="Calibri" w:cs="Calibri"/>
              <w:color w:val="000000"/>
            </w:rPr>
            <w:t xml:space="preserve">Sharma, R., Sharma, S.R. and Prasad, R. (2024) “Gallstone Formation, Diagnosis, Treatment and Prevention,” in R. Sharma, S.R. Sharma, and R. Prasad (eds.) </w:t>
          </w:r>
          <w:r w:rsidRPr="00671124">
            <w:rPr>
              <w:rFonts w:ascii="Calibri" w:eastAsia="Times New Roman" w:hAnsi="Calibri" w:cs="Calibri"/>
              <w:i/>
              <w:iCs/>
              <w:color w:val="000000"/>
            </w:rPr>
            <w:t>Gallstone Formation, Diagnosis, Treatment and Prevention</w:t>
          </w:r>
          <w:r w:rsidRPr="00671124">
            <w:rPr>
              <w:rFonts w:ascii="Calibri" w:eastAsia="Times New Roman" w:hAnsi="Calibri" w:cs="Calibri"/>
              <w:color w:val="000000"/>
            </w:rPr>
            <w:t>. Academic Press, pp. xv–xvii. Available at: https://doi.org/https://doi.org/10.1016/B978-0-443-16098-1.00021-7.</w:t>
          </w:r>
        </w:p>
        <w:p w14:paraId="2ECC5AFD" w14:textId="77777777" w:rsidR="00671124" w:rsidRPr="00671124" w:rsidRDefault="00671124">
          <w:pPr>
            <w:jc w:val="both"/>
            <w:divId w:val="1220701697"/>
            <w:rPr>
              <w:rFonts w:ascii="Calibri" w:eastAsia="Times New Roman" w:hAnsi="Calibri" w:cs="Calibri"/>
              <w:color w:val="000000"/>
            </w:rPr>
            <w:pPrChange w:id="160" w:author="Abobakr Al-Shamiri" w:date="2025-12-26T01:25:00Z" w16du:dateUtc="2025-12-25T17:25:00Z">
              <w:pPr>
                <w:divId w:val="1220701697"/>
              </w:pPr>
            </w:pPrChange>
          </w:pPr>
          <w:r w:rsidRPr="00671124">
            <w:rPr>
              <w:rFonts w:ascii="Calibri" w:eastAsia="Times New Roman" w:hAnsi="Calibri" w:cs="Calibri"/>
              <w:color w:val="000000"/>
            </w:rPr>
            <w:t xml:space="preserve">Srivastava, A.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(2022) “Automated Prediction of Liver Disease using Machine Learning (ML) Algorithms,” in </w:t>
          </w:r>
          <w:r w:rsidRPr="00671124">
            <w:rPr>
              <w:rFonts w:ascii="Calibri" w:eastAsia="Times New Roman" w:hAnsi="Calibri" w:cs="Calibri"/>
              <w:i/>
              <w:iCs/>
              <w:color w:val="000000"/>
            </w:rPr>
            <w:t>2022 2nd International Conference on Advances in Electrical, Computing, Communication and Sustainable Technologies, ICAECT 2022</w:t>
          </w:r>
          <w:r w:rsidRPr="00671124">
            <w:rPr>
              <w:rFonts w:ascii="Calibri" w:eastAsia="Times New Roman" w:hAnsi="Calibri" w:cs="Calibri"/>
              <w:color w:val="000000"/>
            </w:rPr>
            <w:t>. Institute of Electrical and Electronics Engineers Inc. Available at: https://doi.org/10.1109/ICAECT54875.2022.9808059.</w:t>
          </w:r>
        </w:p>
        <w:p w14:paraId="70CB5C32" w14:textId="77777777" w:rsidR="00671124" w:rsidRPr="00671124" w:rsidRDefault="00671124">
          <w:pPr>
            <w:jc w:val="both"/>
            <w:divId w:val="93748417"/>
            <w:rPr>
              <w:rFonts w:ascii="Calibri" w:eastAsia="Times New Roman" w:hAnsi="Calibri" w:cs="Calibri"/>
              <w:color w:val="000000"/>
            </w:rPr>
            <w:pPrChange w:id="161" w:author="Abobakr Al-Shamiri" w:date="2025-12-26T01:25:00Z" w16du:dateUtc="2025-12-25T17:25:00Z">
              <w:pPr>
                <w:divId w:val="93748417"/>
              </w:pPr>
            </w:pPrChange>
          </w:pPr>
          <w:r w:rsidRPr="00671124">
            <w:rPr>
              <w:rFonts w:ascii="Calibri" w:eastAsia="Times New Roman" w:hAnsi="Calibri" w:cs="Calibri"/>
              <w:color w:val="000000"/>
            </w:rPr>
            <w:t xml:space="preserve">Stinton, L.M. and Shaffer, E.A. (2012) “Epidemiology of gallbladder disease: Cholelithiasis and cancer,” </w:t>
          </w:r>
          <w:r w:rsidRPr="00671124">
            <w:rPr>
              <w:rFonts w:ascii="Calibri" w:eastAsia="Times New Roman" w:hAnsi="Calibri" w:cs="Calibri"/>
              <w:i/>
              <w:iCs/>
              <w:color w:val="000000"/>
            </w:rPr>
            <w:t>Gut and Liver</w:t>
          </w:r>
          <w:r w:rsidRPr="00671124">
            <w:rPr>
              <w:rFonts w:ascii="Calibri" w:eastAsia="Times New Roman" w:hAnsi="Calibri" w:cs="Calibri"/>
              <w:color w:val="000000"/>
            </w:rPr>
            <w:t>, pp. 172–187. Available at: https://doi.org/10.5009/gnl.2012.6.2.172.</w:t>
          </w:r>
        </w:p>
        <w:p w14:paraId="449CE486" w14:textId="77777777" w:rsidR="00671124" w:rsidRPr="00671124" w:rsidRDefault="00671124">
          <w:pPr>
            <w:jc w:val="both"/>
            <w:divId w:val="1741168491"/>
            <w:rPr>
              <w:rFonts w:ascii="Calibri" w:eastAsia="Times New Roman" w:hAnsi="Calibri" w:cs="Calibri"/>
              <w:color w:val="000000"/>
            </w:rPr>
            <w:pPrChange w:id="162" w:author="Abobakr Al-Shamiri" w:date="2025-12-26T01:25:00Z" w16du:dateUtc="2025-12-25T17:25:00Z">
              <w:pPr>
                <w:divId w:val="1741168491"/>
              </w:pPr>
            </w:pPrChange>
          </w:pPr>
          <w:proofErr w:type="spellStart"/>
          <w:r w:rsidRPr="00671124">
            <w:rPr>
              <w:rFonts w:ascii="Calibri" w:eastAsia="Times New Roman" w:hAnsi="Calibri" w:cs="Calibri"/>
              <w:color w:val="000000"/>
            </w:rPr>
            <w:t>Unalp</w:t>
          </w:r>
          <w:proofErr w:type="spellEnd"/>
          <w:r w:rsidRPr="00671124">
            <w:rPr>
              <w:rFonts w:ascii="Calibri" w:eastAsia="Times New Roman" w:hAnsi="Calibri" w:cs="Calibri"/>
              <w:color w:val="000000"/>
            </w:rPr>
            <w:t xml:space="preserve">-Arida, A. and Ruhl, C.E. (2023) “Increasing gallstone disease prevalence and associations with gallbladder and biliary tract mortality in the US,” </w:t>
          </w:r>
          <w:r w:rsidRPr="00671124">
            <w:rPr>
              <w:rFonts w:ascii="Calibri" w:eastAsia="Times New Roman" w:hAnsi="Calibri" w:cs="Calibri"/>
              <w:i/>
              <w:iCs/>
              <w:color w:val="000000"/>
            </w:rPr>
            <w:t>Hepatology</w:t>
          </w:r>
          <w:r w:rsidRPr="00671124">
            <w:rPr>
              <w:rFonts w:ascii="Calibri" w:eastAsia="Times New Roman" w:hAnsi="Calibri" w:cs="Calibri"/>
              <w:color w:val="000000"/>
            </w:rPr>
            <w:t>, 77(6), pp. 1882–1895. Available at: https://doi.org/10.1097/HEP.0000000000000264.</w:t>
          </w:r>
        </w:p>
        <w:p w14:paraId="51F7B3FB" w14:textId="77777777" w:rsidR="00671124" w:rsidRPr="00671124" w:rsidRDefault="00671124">
          <w:pPr>
            <w:jc w:val="both"/>
            <w:divId w:val="624846214"/>
            <w:rPr>
              <w:rFonts w:ascii="Calibri" w:eastAsia="Times New Roman" w:hAnsi="Calibri" w:cs="Calibri"/>
              <w:color w:val="000000"/>
            </w:rPr>
            <w:pPrChange w:id="163" w:author="Abobakr Al-Shamiri" w:date="2025-12-26T01:25:00Z" w16du:dateUtc="2025-12-25T17:25:00Z">
              <w:pPr>
                <w:divId w:val="624846214"/>
              </w:pPr>
            </w:pPrChange>
          </w:pPr>
          <w:proofErr w:type="spellStart"/>
          <w:r w:rsidRPr="00671124">
            <w:rPr>
              <w:rFonts w:ascii="Calibri" w:eastAsia="Times New Roman" w:hAnsi="Calibri" w:cs="Calibri"/>
              <w:color w:val="000000"/>
            </w:rPr>
            <w:t>Unalp</w:t>
          </w:r>
          <w:proofErr w:type="spellEnd"/>
          <w:r w:rsidRPr="00671124">
            <w:rPr>
              <w:rFonts w:ascii="Calibri" w:eastAsia="Times New Roman" w:hAnsi="Calibri" w:cs="Calibri"/>
              <w:color w:val="000000"/>
            </w:rPr>
            <w:t xml:space="preserve">-Arida, A. and Ruhl, C.E. (2024) “Burden of gallstone disease in the United States population: </w:t>
          </w:r>
          <w:proofErr w:type="spellStart"/>
          <w:r w:rsidRPr="00671124">
            <w:rPr>
              <w:rFonts w:ascii="Calibri" w:eastAsia="Times New Roman" w:hAnsi="Calibri" w:cs="Calibri"/>
              <w:color w:val="000000"/>
            </w:rPr>
            <w:t>Prepandemic</w:t>
          </w:r>
          <w:proofErr w:type="spellEnd"/>
          <w:r w:rsidRPr="00671124">
            <w:rPr>
              <w:rFonts w:ascii="Calibri" w:eastAsia="Times New Roman" w:hAnsi="Calibri" w:cs="Calibri"/>
              <w:color w:val="000000"/>
            </w:rPr>
            <w:t xml:space="preserve"> rates and trends,” </w:t>
          </w:r>
          <w:r w:rsidRPr="00671124">
            <w:rPr>
              <w:rFonts w:ascii="Calibri" w:eastAsia="Times New Roman" w:hAnsi="Calibri" w:cs="Calibri"/>
              <w:i/>
              <w:iCs/>
              <w:color w:val="000000"/>
            </w:rPr>
            <w:t>World Journal of Gastrointestinal Surgery</w:t>
          </w:r>
          <w:r w:rsidRPr="00671124">
            <w:rPr>
              <w:rFonts w:ascii="Calibri" w:eastAsia="Times New Roman" w:hAnsi="Calibri" w:cs="Calibri"/>
              <w:color w:val="000000"/>
            </w:rPr>
            <w:t>, 16(4), pp. 1130–1148. Available at: https://doi.org/10.4240/wjgs.v16.i4.1130.</w:t>
          </w:r>
        </w:p>
        <w:p w14:paraId="26C09314" w14:textId="77777777" w:rsidR="00671124" w:rsidRPr="00671124" w:rsidRDefault="00671124">
          <w:pPr>
            <w:jc w:val="both"/>
            <w:divId w:val="1525748782"/>
            <w:rPr>
              <w:rFonts w:ascii="Calibri" w:eastAsia="Times New Roman" w:hAnsi="Calibri" w:cs="Calibri"/>
              <w:color w:val="000000"/>
            </w:rPr>
            <w:pPrChange w:id="164" w:author="Abobakr Al-Shamiri" w:date="2025-12-26T01:25:00Z" w16du:dateUtc="2025-12-25T17:25:00Z">
              <w:pPr>
                <w:divId w:val="1525748782"/>
              </w:pPr>
            </w:pPrChange>
          </w:pPr>
          <w:r w:rsidRPr="00671124">
            <w:rPr>
              <w:rFonts w:ascii="Calibri" w:eastAsia="Times New Roman" w:hAnsi="Calibri" w:cs="Calibri"/>
              <w:color w:val="000000"/>
            </w:rPr>
            <w:t xml:space="preserve">Wang, X.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(2024) “Global Epidemiology of Gallstones in the 21st Century: A Systematic Review and Meta-Analysis,” </w:t>
          </w:r>
          <w:r w:rsidRPr="00671124">
            <w:rPr>
              <w:rFonts w:ascii="Calibri" w:eastAsia="Times New Roman" w:hAnsi="Calibri" w:cs="Calibri"/>
              <w:i/>
              <w:iCs/>
              <w:color w:val="000000"/>
            </w:rPr>
            <w:t>Clinical Gastroenterology and Hepatology</w:t>
          </w:r>
          <w:r w:rsidRPr="00671124">
            <w:rPr>
              <w:rFonts w:ascii="Calibri" w:eastAsia="Times New Roman" w:hAnsi="Calibri" w:cs="Calibri"/>
              <w:color w:val="000000"/>
            </w:rPr>
            <w:t>. W.B. Saunders, pp. 1586–1595. Available at: https://doi.org/10.1016/j.cgh.2024.01.051.</w:t>
          </w:r>
        </w:p>
        <w:p w14:paraId="44D73983" w14:textId="77777777" w:rsidR="00671124" w:rsidRPr="00671124" w:rsidRDefault="00671124">
          <w:pPr>
            <w:jc w:val="both"/>
            <w:divId w:val="385573479"/>
            <w:rPr>
              <w:rFonts w:ascii="Calibri" w:eastAsia="Times New Roman" w:hAnsi="Calibri" w:cs="Calibri"/>
              <w:color w:val="000000"/>
            </w:rPr>
            <w:pPrChange w:id="165" w:author="Abobakr Al-Shamiri" w:date="2025-12-26T01:25:00Z" w16du:dateUtc="2025-12-25T17:25:00Z">
              <w:pPr>
                <w:divId w:val="385573479"/>
              </w:pPr>
            </w:pPrChange>
          </w:pPr>
          <w:r w:rsidRPr="00671124">
            <w:rPr>
              <w:rFonts w:ascii="Calibri" w:eastAsia="Times New Roman" w:hAnsi="Calibri" w:cs="Calibri"/>
              <w:color w:val="000000"/>
            </w:rPr>
            <w:t xml:space="preserve">Waring, J., Lindvall, C. and </w:t>
          </w:r>
          <w:proofErr w:type="spellStart"/>
          <w:r w:rsidRPr="00671124">
            <w:rPr>
              <w:rFonts w:ascii="Calibri" w:eastAsia="Times New Roman" w:hAnsi="Calibri" w:cs="Calibri"/>
              <w:color w:val="000000"/>
            </w:rPr>
            <w:t>Umeton</w:t>
          </w:r>
          <w:proofErr w:type="spellEnd"/>
          <w:r w:rsidRPr="00671124">
            <w:rPr>
              <w:rFonts w:ascii="Calibri" w:eastAsia="Times New Roman" w:hAnsi="Calibri" w:cs="Calibri"/>
              <w:color w:val="000000"/>
            </w:rPr>
            <w:t xml:space="preserve">, R. (2020) “Automated machine learning: Review of the state-of-the-art and opportunities for healthcare,” </w:t>
          </w:r>
          <w:r w:rsidRPr="00671124">
            <w:rPr>
              <w:rFonts w:ascii="Calibri" w:eastAsia="Times New Roman" w:hAnsi="Calibri" w:cs="Calibri"/>
              <w:i/>
              <w:iCs/>
              <w:color w:val="000000"/>
            </w:rPr>
            <w:t>Artificial Intelligence in Medicine</w:t>
          </w:r>
          <w:r w:rsidRPr="00671124">
            <w:rPr>
              <w:rFonts w:ascii="Calibri" w:eastAsia="Times New Roman" w:hAnsi="Calibri" w:cs="Calibri"/>
              <w:color w:val="000000"/>
            </w:rPr>
            <w:t>. Elsevier B.V. Available at: https://doi.org/10.1016/j.artmed.2020.101822.</w:t>
          </w:r>
        </w:p>
        <w:p w14:paraId="0FC628DD" w14:textId="77777777" w:rsidR="00671124" w:rsidRPr="00671124" w:rsidRDefault="00671124">
          <w:pPr>
            <w:jc w:val="both"/>
            <w:divId w:val="109058256"/>
            <w:rPr>
              <w:rFonts w:ascii="Calibri" w:eastAsia="Times New Roman" w:hAnsi="Calibri" w:cs="Calibri"/>
              <w:color w:val="000000"/>
            </w:rPr>
            <w:pPrChange w:id="166" w:author="Abobakr Al-Shamiri" w:date="2025-12-26T01:25:00Z" w16du:dateUtc="2025-12-25T17:25:00Z">
              <w:pPr>
                <w:divId w:val="109058256"/>
              </w:pPr>
            </w:pPrChange>
          </w:pPr>
          <w:r w:rsidRPr="00671124">
            <w:rPr>
              <w:rFonts w:ascii="Calibri" w:eastAsia="Times New Roman" w:hAnsi="Calibri" w:cs="Calibri"/>
              <w:color w:val="000000"/>
            </w:rPr>
            <w:t xml:space="preserve">Yu, C.J. </w:t>
          </w:r>
          <w:r w:rsidRPr="00671124">
            <w:rPr>
              <w:rFonts w:ascii="Calibri" w:eastAsia="Times New Roman" w:hAnsi="Calibri" w:cs="Calibri"/>
              <w:i/>
              <w:iCs/>
              <w:color w:val="000000"/>
            </w:rPr>
            <w:t>et al.</w:t>
          </w:r>
          <w:r w:rsidRPr="00671124">
            <w:rPr>
              <w:rFonts w:ascii="Calibri" w:eastAsia="Times New Roman" w:hAnsi="Calibri" w:cs="Calibri"/>
              <w:color w:val="000000"/>
            </w:rPr>
            <w:t xml:space="preserve"> (2021) “Lightweight deep neural networks for cholelithiasis and cholecystitis detection by point-of-care ultrasound,” </w:t>
          </w:r>
          <w:r w:rsidRPr="00671124">
            <w:rPr>
              <w:rFonts w:ascii="Calibri" w:eastAsia="Times New Roman" w:hAnsi="Calibri" w:cs="Calibri"/>
              <w:i/>
              <w:iCs/>
              <w:color w:val="000000"/>
            </w:rPr>
            <w:t>Computer Methods and Programs in Biomedicine</w:t>
          </w:r>
          <w:r w:rsidRPr="00671124">
            <w:rPr>
              <w:rFonts w:ascii="Calibri" w:eastAsia="Times New Roman" w:hAnsi="Calibri" w:cs="Calibri"/>
              <w:color w:val="000000"/>
            </w:rPr>
            <w:t>, 211. Available at: https://doi.org/10.1016/j.cmpb.2021.106382.</w:t>
          </w:r>
        </w:p>
        <w:p w14:paraId="2B7A57AB" w14:textId="401A6AB2" w:rsidR="00A871C4" w:rsidRPr="00705526" w:rsidRDefault="00671124" w:rsidP="00517CFD">
          <w:pPr>
            <w:jc w:val="both"/>
            <w:rPr>
              <w:rFonts w:ascii="Calibri" w:hAnsi="Calibri" w:cs="Calibri"/>
              <w:color w:val="000000"/>
            </w:rPr>
          </w:pPr>
          <w:r w:rsidRPr="00671124">
            <w:rPr>
              <w:rFonts w:ascii="Calibri" w:eastAsia="Times New Roman" w:hAnsi="Calibri" w:cs="Calibri"/>
              <w:color w:val="000000"/>
            </w:rPr>
            <w:t> </w:t>
          </w:r>
        </w:p>
      </w:sdtContent>
    </w:sdt>
    <w:p w14:paraId="535D1F54" w14:textId="77777777" w:rsidR="00FC06BB" w:rsidRPr="00705526" w:rsidRDefault="00FC06BB" w:rsidP="00517CFD">
      <w:pPr>
        <w:jc w:val="both"/>
        <w:rPr>
          <w:rFonts w:ascii="Calibri" w:hAnsi="Calibri" w:cs="Calibri"/>
          <w:color w:val="000000"/>
        </w:rPr>
      </w:pPr>
    </w:p>
    <w:sectPr w:rsidR="00FC06BB" w:rsidRPr="007055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7" w:author="YouQuan Neu (yqn1e23)" w:date="2025-12-25T20:08:00Z" w:initials="YN">
    <w:p w14:paraId="590A92B5" w14:textId="77777777" w:rsidR="00E53509" w:rsidRDefault="00C84782" w:rsidP="00E53509">
      <w:pPr>
        <w:pStyle w:val="CommentText"/>
      </w:pPr>
      <w:r>
        <w:rPr>
          <w:rStyle w:val="CommentReference"/>
        </w:rPr>
        <w:annotationRef/>
      </w:r>
      <w:r w:rsidR="00E53509">
        <w:rPr>
          <w:lang w:val="en-SG"/>
        </w:rPr>
        <w:t>Add a line as it looks something is missing</w:t>
      </w:r>
    </w:p>
  </w:comment>
  <w:comment w:id="88" w:author="YouQuan Neu (yqn1e23)" w:date="2025-12-25T19:07:00Z" w:initials="YN">
    <w:p w14:paraId="7A8DAF6C" w14:textId="77A40430" w:rsidR="00F11BDB" w:rsidRDefault="00F11BDB" w:rsidP="00F11BDB">
      <w:pPr>
        <w:pStyle w:val="CommentText"/>
      </w:pPr>
      <w:r>
        <w:rPr>
          <w:rStyle w:val="CommentReference"/>
        </w:rPr>
        <w:annotationRef/>
      </w:r>
      <w:r>
        <w:rPr>
          <w:lang w:val="en-SG"/>
        </w:rPr>
        <w:t>This ‘A’ is part of the author name.</w:t>
      </w:r>
    </w:p>
    <w:p w14:paraId="3594B296" w14:textId="77777777" w:rsidR="00F11BDB" w:rsidRDefault="00F11BDB" w:rsidP="00F11BDB">
      <w:pPr>
        <w:pStyle w:val="CommentText"/>
      </w:pPr>
      <w:r>
        <w:rPr>
          <w:lang w:val="en-SG"/>
        </w:rPr>
        <w:t>Delete it, keep it or make it full name?</w:t>
      </w:r>
    </w:p>
  </w:comment>
  <w:comment w:id="118" w:author="YouQuan Neu (yqn1e23)" w:date="2025-12-25T19:13:00Z" w:initials="YN">
    <w:p w14:paraId="1819BE3D" w14:textId="77777777" w:rsidR="00A02EC1" w:rsidRDefault="00A02EC1" w:rsidP="00A02EC1">
      <w:pPr>
        <w:pStyle w:val="CommentText"/>
      </w:pPr>
      <w:r>
        <w:rPr>
          <w:rStyle w:val="CommentReference"/>
        </w:rPr>
        <w:annotationRef/>
      </w:r>
      <w:r>
        <w:rPr>
          <w:lang w:val="en-SG"/>
        </w:rPr>
        <w:t>The full name shown in PDF is printing issue;</w:t>
      </w:r>
    </w:p>
    <w:p w14:paraId="663807A0" w14:textId="77777777" w:rsidR="00A02EC1" w:rsidRDefault="00A02EC1" w:rsidP="00A02EC1">
      <w:pPr>
        <w:pStyle w:val="CommentText"/>
      </w:pPr>
      <w:r>
        <w:rPr>
          <w:lang w:val="en-SG"/>
        </w:rPr>
        <w:t>Showing was changed to shows that</w:t>
      </w:r>
    </w:p>
  </w:comment>
  <w:comment w:id="123" w:author="YouQuan Neu (yqn1e23)" w:date="2025-12-25T19:17:00Z" w:initials="YN">
    <w:p w14:paraId="64CC8198" w14:textId="77777777" w:rsidR="00A02EC1" w:rsidRDefault="00A02EC1" w:rsidP="00A02EC1">
      <w:pPr>
        <w:pStyle w:val="CommentText"/>
      </w:pPr>
      <w:r>
        <w:rPr>
          <w:rStyle w:val="CommentReference"/>
        </w:rPr>
        <w:annotationRef/>
      </w:r>
      <w:r>
        <w:rPr>
          <w:lang w:val="en-SG"/>
        </w:rPr>
        <w:t>Add a remark which will be done in remaining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A92B5" w15:done="0"/>
  <w15:commentEx w15:paraId="3594B296" w15:done="0"/>
  <w15:commentEx w15:paraId="663807A0" w15:done="0"/>
  <w15:commentEx w15:paraId="64CC81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DE35FF" w16cex:dateUtc="2025-12-25T12:08:00Z"/>
  <w16cex:commentExtensible w16cex:durableId="4ED9BF54" w16cex:dateUtc="2025-12-25T11:07:00Z"/>
  <w16cex:commentExtensible w16cex:durableId="336EDF58" w16cex:dateUtc="2025-12-25T11:13:00Z"/>
  <w16cex:commentExtensible w16cex:durableId="0435757D" w16cex:dateUtc="2025-12-25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A92B5" w16cid:durableId="4ADE35FF"/>
  <w16cid:commentId w16cid:paraId="3594B296" w16cid:durableId="4ED9BF54"/>
  <w16cid:commentId w16cid:paraId="663807A0" w16cid:durableId="336EDF58"/>
  <w16cid:commentId w16cid:paraId="64CC8198" w16cid:durableId="043575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D1"/>
    <w:multiLevelType w:val="hybridMultilevel"/>
    <w:tmpl w:val="510A5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B847C2"/>
    <w:multiLevelType w:val="hybridMultilevel"/>
    <w:tmpl w:val="5C242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7525668">
    <w:abstractNumId w:val="0"/>
  </w:num>
  <w:num w:numId="2" w16cid:durableId="18460445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obakr Al-Shamiri">
    <w15:presenceInfo w15:providerId="AD" w15:userId="S::akas1e21@soton.ac.uk::5795eefe-9334-485c-aaf9-6871cd6baabc"/>
  </w15:person>
  <w15:person w15:author="YouQuan Neu (yqn1e23)">
    <w15:presenceInfo w15:providerId="AD" w15:userId="S::yqn1e23@soton.ac.uk::0c021fe7-723c-4578-a5e3-3504bb69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CE"/>
    <w:rsid w:val="000011B7"/>
    <w:rsid w:val="000111C1"/>
    <w:rsid w:val="0001304D"/>
    <w:rsid w:val="000279F1"/>
    <w:rsid w:val="000301E5"/>
    <w:rsid w:val="00032595"/>
    <w:rsid w:val="000325B6"/>
    <w:rsid w:val="0003362D"/>
    <w:rsid w:val="000351A2"/>
    <w:rsid w:val="00037115"/>
    <w:rsid w:val="00041158"/>
    <w:rsid w:val="00042B66"/>
    <w:rsid w:val="0004527A"/>
    <w:rsid w:val="00053C42"/>
    <w:rsid w:val="00055264"/>
    <w:rsid w:val="00055B87"/>
    <w:rsid w:val="0007277A"/>
    <w:rsid w:val="00072816"/>
    <w:rsid w:val="000747AA"/>
    <w:rsid w:val="00074D4B"/>
    <w:rsid w:val="000774A0"/>
    <w:rsid w:val="0008023D"/>
    <w:rsid w:val="000802A5"/>
    <w:rsid w:val="0008321B"/>
    <w:rsid w:val="0008751A"/>
    <w:rsid w:val="0009495C"/>
    <w:rsid w:val="0009546C"/>
    <w:rsid w:val="00095C5A"/>
    <w:rsid w:val="00097237"/>
    <w:rsid w:val="00097483"/>
    <w:rsid w:val="000A3894"/>
    <w:rsid w:val="000B1C2B"/>
    <w:rsid w:val="000B2E2E"/>
    <w:rsid w:val="000B4023"/>
    <w:rsid w:val="000B405A"/>
    <w:rsid w:val="000B550A"/>
    <w:rsid w:val="000B58CE"/>
    <w:rsid w:val="000B6D03"/>
    <w:rsid w:val="000C02AB"/>
    <w:rsid w:val="000C143C"/>
    <w:rsid w:val="000C25DE"/>
    <w:rsid w:val="000C3101"/>
    <w:rsid w:val="000C50B7"/>
    <w:rsid w:val="000C71C4"/>
    <w:rsid w:val="000C7B3B"/>
    <w:rsid w:val="000D02A8"/>
    <w:rsid w:val="000D1A6E"/>
    <w:rsid w:val="000D1D12"/>
    <w:rsid w:val="000D4DC0"/>
    <w:rsid w:val="000D5D10"/>
    <w:rsid w:val="000E649B"/>
    <w:rsid w:val="000F1831"/>
    <w:rsid w:val="000F1C32"/>
    <w:rsid w:val="000F2036"/>
    <w:rsid w:val="000F47C5"/>
    <w:rsid w:val="000F687D"/>
    <w:rsid w:val="00102A3D"/>
    <w:rsid w:val="001062BD"/>
    <w:rsid w:val="00106623"/>
    <w:rsid w:val="00115737"/>
    <w:rsid w:val="001159A8"/>
    <w:rsid w:val="00115B84"/>
    <w:rsid w:val="00116588"/>
    <w:rsid w:val="00120580"/>
    <w:rsid w:val="00122C4D"/>
    <w:rsid w:val="00123842"/>
    <w:rsid w:val="00125701"/>
    <w:rsid w:val="0012730F"/>
    <w:rsid w:val="00130968"/>
    <w:rsid w:val="00130A4B"/>
    <w:rsid w:val="0013299E"/>
    <w:rsid w:val="00133ACF"/>
    <w:rsid w:val="00133BE1"/>
    <w:rsid w:val="00136BD2"/>
    <w:rsid w:val="001406A0"/>
    <w:rsid w:val="0014211A"/>
    <w:rsid w:val="001449F9"/>
    <w:rsid w:val="00144A53"/>
    <w:rsid w:val="00146761"/>
    <w:rsid w:val="001478C7"/>
    <w:rsid w:val="0015079D"/>
    <w:rsid w:val="00163572"/>
    <w:rsid w:val="001641D9"/>
    <w:rsid w:val="00170DBF"/>
    <w:rsid w:val="00173182"/>
    <w:rsid w:val="001807C4"/>
    <w:rsid w:val="001809B1"/>
    <w:rsid w:val="0018145D"/>
    <w:rsid w:val="00183887"/>
    <w:rsid w:val="00183FA3"/>
    <w:rsid w:val="001844F3"/>
    <w:rsid w:val="001857AC"/>
    <w:rsid w:val="00190E54"/>
    <w:rsid w:val="0019498A"/>
    <w:rsid w:val="001962E5"/>
    <w:rsid w:val="00197A53"/>
    <w:rsid w:val="00197EA5"/>
    <w:rsid w:val="001A4930"/>
    <w:rsid w:val="001A790F"/>
    <w:rsid w:val="001B6906"/>
    <w:rsid w:val="001C0DC1"/>
    <w:rsid w:val="001C725B"/>
    <w:rsid w:val="001D0A9E"/>
    <w:rsid w:val="001D208B"/>
    <w:rsid w:val="001D23D3"/>
    <w:rsid w:val="001D2475"/>
    <w:rsid w:val="001D6733"/>
    <w:rsid w:val="001D6E98"/>
    <w:rsid w:val="001F0BE2"/>
    <w:rsid w:val="001F1683"/>
    <w:rsid w:val="001F2BE6"/>
    <w:rsid w:val="001F4A0D"/>
    <w:rsid w:val="001F5373"/>
    <w:rsid w:val="001F5772"/>
    <w:rsid w:val="00201765"/>
    <w:rsid w:val="002024DF"/>
    <w:rsid w:val="00202EA1"/>
    <w:rsid w:val="002040CC"/>
    <w:rsid w:val="0021099F"/>
    <w:rsid w:val="00212590"/>
    <w:rsid w:val="002135CB"/>
    <w:rsid w:val="0021444E"/>
    <w:rsid w:val="00216D2B"/>
    <w:rsid w:val="00217AA8"/>
    <w:rsid w:val="00220AC8"/>
    <w:rsid w:val="002234DE"/>
    <w:rsid w:val="00223924"/>
    <w:rsid w:val="0022424E"/>
    <w:rsid w:val="00227532"/>
    <w:rsid w:val="002275FC"/>
    <w:rsid w:val="00231170"/>
    <w:rsid w:val="002341DD"/>
    <w:rsid w:val="00235CB0"/>
    <w:rsid w:val="00237202"/>
    <w:rsid w:val="002377B0"/>
    <w:rsid w:val="00241B21"/>
    <w:rsid w:val="00242A41"/>
    <w:rsid w:val="00243308"/>
    <w:rsid w:val="00246D89"/>
    <w:rsid w:val="00254FBB"/>
    <w:rsid w:val="00260922"/>
    <w:rsid w:val="00261527"/>
    <w:rsid w:val="00263967"/>
    <w:rsid w:val="002702C5"/>
    <w:rsid w:val="002715B0"/>
    <w:rsid w:val="00272426"/>
    <w:rsid w:val="002752BD"/>
    <w:rsid w:val="00276E90"/>
    <w:rsid w:val="00286876"/>
    <w:rsid w:val="00291155"/>
    <w:rsid w:val="002917D6"/>
    <w:rsid w:val="00291A2F"/>
    <w:rsid w:val="002927A5"/>
    <w:rsid w:val="002935C5"/>
    <w:rsid w:val="00293EDB"/>
    <w:rsid w:val="00295594"/>
    <w:rsid w:val="00297BA5"/>
    <w:rsid w:val="002A0CC2"/>
    <w:rsid w:val="002A132A"/>
    <w:rsid w:val="002A3A96"/>
    <w:rsid w:val="002A43B5"/>
    <w:rsid w:val="002A6D2B"/>
    <w:rsid w:val="002A7FAC"/>
    <w:rsid w:val="002B412B"/>
    <w:rsid w:val="002B722B"/>
    <w:rsid w:val="002C0CDF"/>
    <w:rsid w:val="002C1B7B"/>
    <w:rsid w:val="002C28A3"/>
    <w:rsid w:val="002C2A69"/>
    <w:rsid w:val="002C3BFA"/>
    <w:rsid w:val="002D13A1"/>
    <w:rsid w:val="002D25A8"/>
    <w:rsid w:val="002D37EE"/>
    <w:rsid w:val="002D3CE4"/>
    <w:rsid w:val="002D3D39"/>
    <w:rsid w:val="002D5E2F"/>
    <w:rsid w:val="002D733E"/>
    <w:rsid w:val="002E1211"/>
    <w:rsid w:val="002E41D8"/>
    <w:rsid w:val="002E6192"/>
    <w:rsid w:val="002F2F7A"/>
    <w:rsid w:val="002F7A26"/>
    <w:rsid w:val="002F7E1E"/>
    <w:rsid w:val="003005D6"/>
    <w:rsid w:val="00301F34"/>
    <w:rsid w:val="00303503"/>
    <w:rsid w:val="003049CC"/>
    <w:rsid w:val="0030738C"/>
    <w:rsid w:val="003102A7"/>
    <w:rsid w:val="0031053D"/>
    <w:rsid w:val="003121AF"/>
    <w:rsid w:val="00314FEE"/>
    <w:rsid w:val="00315433"/>
    <w:rsid w:val="00315A71"/>
    <w:rsid w:val="00316066"/>
    <w:rsid w:val="003209E0"/>
    <w:rsid w:val="00327037"/>
    <w:rsid w:val="0033047A"/>
    <w:rsid w:val="00332B9F"/>
    <w:rsid w:val="00336DF2"/>
    <w:rsid w:val="00337FEF"/>
    <w:rsid w:val="00343373"/>
    <w:rsid w:val="00347DDE"/>
    <w:rsid w:val="00354569"/>
    <w:rsid w:val="0035459F"/>
    <w:rsid w:val="003576BF"/>
    <w:rsid w:val="00363C65"/>
    <w:rsid w:val="00364429"/>
    <w:rsid w:val="00367C19"/>
    <w:rsid w:val="00374126"/>
    <w:rsid w:val="003744B6"/>
    <w:rsid w:val="00376803"/>
    <w:rsid w:val="003768D7"/>
    <w:rsid w:val="00377035"/>
    <w:rsid w:val="00377849"/>
    <w:rsid w:val="00386BDF"/>
    <w:rsid w:val="00386E61"/>
    <w:rsid w:val="00387368"/>
    <w:rsid w:val="00390763"/>
    <w:rsid w:val="00391C12"/>
    <w:rsid w:val="00391E6E"/>
    <w:rsid w:val="003921D6"/>
    <w:rsid w:val="003925C0"/>
    <w:rsid w:val="00392F8D"/>
    <w:rsid w:val="00393863"/>
    <w:rsid w:val="0039644B"/>
    <w:rsid w:val="003A1FE6"/>
    <w:rsid w:val="003A4521"/>
    <w:rsid w:val="003B0A25"/>
    <w:rsid w:val="003B14D1"/>
    <w:rsid w:val="003B1ABC"/>
    <w:rsid w:val="003B60BA"/>
    <w:rsid w:val="003B65C6"/>
    <w:rsid w:val="003C200A"/>
    <w:rsid w:val="003C2149"/>
    <w:rsid w:val="003C2EDA"/>
    <w:rsid w:val="003C3E1A"/>
    <w:rsid w:val="003C44BA"/>
    <w:rsid w:val="003C4BD1"/>
    <w:rsid w:val="003C53CF"/>
    <w:rsid w:val="003C61B5"/>
    <w:rsid w:val="003D04AF"/>
    <w:rsid w:val="003D0ADD"/>
    <w:rsid w:val="003D598C"/>
    <w:rsid w:val="003E6028"/>
    <w:rsid w:val="003F2066"/>
    <w:rsid w:val="003F2F9A"/>
    <w:rsid w:val="003F68C7"/>
    <w:rsid w:val="003F7B0D"/>
    <w:rsid w:val="004003E0"/>
    <w:rsid w:val="00400A95"/>
    <w:rsid w:val="00401338"/>
    <w:rsid w:val="004016F2"/>
    <w:rsid w:val="00404DAB"/>
    <w:rsid w:val="0040591A"/>
    <w:rsid w:val="00407E7C"/>
    <w:rsid w:val="00415736"/>
    <w:rsid w:val="00416E6A"/>
    <w:rsid w:val="00422AA7"/>
    <w:rsid w:val="0042726A"/>
    <w:rsid w:val="00427E38"/>
    <w:rsid w:val="00430D8D"/>
    <w:rsid w:val="004314E2"/>
    <w:rsid w:val="00433F6B"/>
    <w:rsid w:val="0043733B"/>
    <w:rsid w:val="00442FB4"/>
    <w:rsid w:val="004439C4"/>
    <w:rsid w:val="00444F4E"/>
    <w:rsid w:val="00451061"/>
    <w:rsid w:val="004538D7"/>
    <w:rsid w:val="00455797"/>
    <w:rsid w:val="00455CCD"/>
    <w:rsid w:val="00456EB7"/>
    <w:rsid w:val="0046483D"/>
    <w:rsid w:val="00466626"/>
    <w:rsid w:val="0046723B"/>
    <w:rsid w:val="0046784D"/>
    <w:rsid w:val="004710D9"/>
    <w:rsid w:val="004737A1"/>
    <w:rsid w:val="00474102"/>
    <w:rsid w:val="0047505F"/>
    <w:rsid w:val="004752B5"/>
    <w:rsid w:val="0047559C"/>
    <w:rsid w:val="00476362"/>
    <w:rsid w:val="00477D30"/>
    <w:rsid w:val="0048110B"/>
    <w:rsid w:val="00481E61"/>
    <w:rsid w:val="004825E7"/>
    <w:rsid w:val="00484E27"/>
    <w:rsid w:val="0048545B"/>
    <w:rsid w:val="00486023"/>
    <w:rsid w:val="00486F7D"/>
    <w:rsid w:val="004923C1"/>
    <w:rsid w:val="004937BB"/>
    <w:rsid w:val="00493C67"/>
    <w:rsid w:val="00494C1B"/>
    <w:rsid w:val="00495486"/>
    <w:rsid w:val="004A3983"/>
    <w:rsid w:val="004A53A8"/>
    <w:rsid w:val="004B2024"/>
    <w:rsid w:val="004B482D"/>
    <w:rsid w:val="004B6620"/>
    <w:rsid w:val="004B7B0E"/>
    <w:rsid w:val="004C5ADB"/>
    <w:rsid w:val="004C64A1"/>
    <w:rsid w:val="004C6811"/>
    <w:rsid w:val="004C7350"/>
    <w:rsid w:val="004D2FC7"/>
    <w:rsid w:val="004D4DF6"/>
    <w:rsid w:val="004D55E2"/>
    <w:rsid w:val="004D6440"/>
    <w:rsid w:val="004D7E0D"/>
    <w:rsid w:val="004E30D1"/>
    <w:rsid w:val="004E4D6A"/>
    <w:rsid w:val="004E6FB7"/>
    <w:rsid w:val="004F064D"/>
    <w:rsid w:val="004F32CB"/>
    <w:rsid w:val="004F3D8A"/>
    <w:rsid w:val="004F6EBB"/>
    <w:rsid w:val="004F7880"/>
    <w:rsid w:val="004F7BEF"/>
    <w:rsid w:val="0050041E"/>
    <w:rsid w:val="00507A39"/>
    <w:rsid w:val="00511904"/>
    <w:rsid w:val="00514133"/>
    <w:rsid w:val="00515491"/>
    <w:rsid w:val="005162C9"/>
    <w:rsid w:val="0051643F"/>
    <w:rsid w:val="005169EC"/>
    <w:rsid w:val="00516A2F"/>
    <w:rsid w:val="00517CFD"/>
    <w:rsid w:val="00521468"/>
    <w:rsid w:val="005233C3"/>
    <w:rsid w:val="0053165C"/>
    <w:rsid w:val="0053185E"/>
    <w:rsid w:val="0053679B"/>
    <w:rsid w:val="00536AA5"/>
    <w:rsid w:val="00540B60"/>
    <w:rsid w:val="00540C97"/>
    <w:rsid w:val="005415AF"/>
    <w:rsid w:val="0054190A"/>
    <w:rsid w:val="005420A3"/>
    <w:rsid w:val="00544FE5"/>
    <w:rsid w:val="00545FEA"/>
    <w:rsid w:val="005461B7"/>
    <w:rsid w:val="00546210"/>
    <w:rsid w:val="00546622"/>
    <w:rsid w:val="00550617"/>
    <w:rsid w:val="00552F76"/>
    <w:rsid w:val="00554DD1"/>
    <w:rsid w:val="00556A1B"/>
    <w:rsid w:val="00557885"/>
    <w:rsid w:val="00562CD3"/>
    <w:rsid w:val="00565274"/>
    <w:rsid w:val="0056624B"/>
    <w:rsid w:val="00571FE0"/>
    <w:rsid w:val="005723AF"/>
    <w:rsid w:val="00572A11"/>
    <w:rsid w:val="00573A7B"/>
    <w:rsid w:val="00573AA4"/>
    <w:rsid w:val="00577085"/>
    <w:rsid w:val="00580D3B"/>
    <w:rsid w:val="00584189"/>
    <w:rsid w:val="005915BC"/>
    <w:rsid w:val="005917BA"/>
    <w:rsid w:val="00593621"/>
    <w:rsid w:val="00594AEB"/>
    <w:rsid w:val="0059608A"/>
    <w:rsid w:val="005970AB"/>
    <w:rsid w:val="005A07FD"/>
    <w:rsid w:val="005A3DF3"/>
    <w:rsid w:val="005A7920"/>
    <w:rsid w:val="005B0A3F"/>
    <w:rsid w:val="005B1055"/>
    <w:rsid w:val="005B1984"/>
    <w:rsid w:val="005B2FC8"/>
    <w:rsid w:val="005B44F1"/>
    <w:rsid w:val="005B7AFB"/>
    <w:rsid w:val="005B7F45"/>
    <w:rsid w:val="005C2153"/>
    <w:rsid w:val="005C586A"/>
    <w:rsid w:val="005C60C6"/>
    <w:rsid w:val="005C72BB"/>
    <w:rsid w:val="005D02FE"/>
    <w:rsid w:val="005D31CC"/>
    <w:rsid w:val="005D5F86"/>
    <w:rsid w:val="005E2695"/>
    <w:rsid w:val="005E4F28"/>
    <w:rsid w:val="005E5F03"/>
    <w:rsid w:val="005E602C"/>
    <w:rsid w:val="005E7E14"/>
    <w:rsid w:val="005F0234"/>
    <w:rsid w:val="005F0A35"/>
    <w:rsid w:val="005F51DE"/>
    <w:rsid w:val="00601399"/>
    <w:rsid w:val="0060226C"/>
    <w:rsid w:val="00602271"/>
    <w:rsid w:val="0060641E"/>
    <w:rsid w:val="006101FB"/>
    <w:rsid w:val="00610329"/>
    <w:rsid w:val="00610745"/>
    <w:rsid w:val="00612741"/>
    <w:rsid w:val="00614BDC"/>
    <w:rsid w:val="00615B48"/>
    <w:rsid w:val="00617D4A"/>
    <w:rsid w:val="00620561"/>
    <w:rsid w:val="00622251"/>
    <w:rsid w:val="0062457E"/>
    <w:rsid w:val="00625021"/>
    <w:rsid w:val="006332A2"/>
    <w:rsid w:val="006366EB"/>
    <w:rsid w:val="00643FBC"/>
    <w:rsid w:val="00644363"/>
    <w:rsid w:val="0064606D"/>
    <w:rsid w:val="006460D1"/>
    <w:rsid w:val="0064645B"/>
    <w:rsid w:val="00651940"/>
    <w:rsid w:val="00651A42"/>
    <w:rsid w:val="00651D2D"/>
    <w:rsid w:val="00657683"/>
    <w:rsid w:val="00661A1B"/>
    <w:rsid w:val="00664AA1"/>
    <w:rsid w:val="00671124"/>
    <w:rsid w:val="00672AA3"/>
    <w:rsid w:val="00672B2C"/>
    <w:rsid w:val="00673C1E"/>
    <w:rsid w:val="00673EFA"/>
    <w:rsid w:val="00674539"/>
    <w:rsid w:val="00677265"/>
    <w:rsid w:val="00680851"/>
    <w:rsid w:val="00680953"/>
    <w:rsid w:val="006813EA"/>
    <w:rsid w:val="006816A6"/>
    <w:rsid w:val="006827BC"/>
    <w:rsid w:val="00695581"/>
    <w:rsid w:val="006A0AF7"/>
    <w:rsid w:val="006A3C8E"/>
    <w:rsid w:val="006A3FD6"/>
    <w:rsid w:val="006A4C0C"/>
    <w:rsid w:val="006B0846"/>
    <w:rsid w:val="006B189D"/>
    <w:rsid w:val="006B27F0"/>
    <w:rsid w:val="006B38CB"/>
    <w:rsid w:val="006B4A51"/>
    <w:rsid w:val="006B629A"/>
    <w:rsid w:val="006B6FD0"/>
    <w:rsid w:val="006C0515"/>
    <w:rsid w:val="006C31F1"/>
    <w:rsid w:val="006C3AB8"/>
    <w:rsid w:val="006C4C0A"/>
    <w:rsid w:val="006C79F6"/>
    <w:rsid w:val="006D27D1"/>
    <w:rsid w:val="006D56AA"/>
    <w:rsid w:val="006D64C3"/>
    <w:rsid w:val="006D659B"/>
    <w:rsid w:val="006D6BDC"/>
    <w:rsid w:val="006E069E"/>
    <w:rsid w:val="006E0F52"/>
    <w:rsid w:val="006E1682"/>
    <w:rsid w:val="006E1BDA"/>
    <w:rsid w:val="006E30BC"/>
    <w:rsid w:val="006E5EDF"/>
    <w:rsid w:val="006F10C9"/>
    <w:rsid w:val="006F11E4"/>
    <w:rsid w:val="006F1318"/>
    <w:rsid w:val="006F1494"/>
    <w:rsid w:val="00701FE0"/>
    <w:rsid w:val="00705526"/>
    <w:rsid w:val="007062BE"/>
    <w:rsid w:val="00706C9A"/>
    <w:rsid w:val="00707372"/>
    <w:rsid w:val="00707565"/>
    <w:rsid w:val="00710E14"/>
    <w:rsid w:val="00710E87"/>
    <w:rsid w:val="00711F6A"/>
    <w:rsid w:val="007126D4"/>
    <w:rsid w:val="00712846"/>
    <w:rsid w:val="007131B2"/>
    <w:rsid w:val="00713299"/>
    <w:rsid w:val="00713F60"/>
    <w:rsid w:val="00717B34"/>
    <w:rsid w:val="007204B4"/>
    <w:rsid w:val="00721751"/>
    <w:rsid w:val="00724630"/>
    <w:rsid w:val="00725ADB"/>
    <w:rsid w:val="00725CDF"/>
    <w:rsid w:val="007267BC"/>
    <w:rsid w:val="00726EDA"/>
    <w:rsid w:val="00731C1D"/>
    <w:rsid w:val="00733593"/>
    <w:rsid w:val="00733A3D"/>
    <w:rsid w:val="00735969"/>
    <w:rsid w:val="007364C3"/>
    <w:rsid w:val="00737E5A"/>
    <w:rsid w:val="00740707"/>
    <w:rsid w:val="00740DC1"/>
    <w:rsid w:val="00741C7E"/>
    <w:rsid w:val="00742E64"/>
    <w:rsid w:val="0075122F"/>
    <w:rsid w:val="00752AB2"/>
    <w:rsid w:val="00753033"/>
    <w:rsid w:val="00762B60"/>
    <w:rsid w:val="0076695B"/>
    <w:rsid w:val="00766E0E"/>
    <w:rsid w:val="00770565"/>
    <w:rsid w:val="00771320"/>
    <w:rsid w:val="00773F75"/>
    <w:rsid w:val="0077792B"/>
    <w:rsid w:val="00777B48"/>
    <w:rsid w:val="0078083A"/>
    <w:rsid w:val="00780CA0"/>
    <w:rsid w:val="00780F3B"/>
    <w:rsid w:val="00786E6B"/>
    <w:rsid w:val="00787CF8"/>
    <w:rsid w:val="007923D8"/>
    <w:rsid w:val="007931DC"/>
    <w:rsid w:val="007959A4"/>
    <w:rsid w:val="007A1412"/>
    <w:rsid w:val="007A4F19"/>
    <w:rsid w:val="007A5BF7"/>
    <w:rsid w:val="007A6619"/>
    <w:rsid w:val="007B0142"/>
    <w:rsid w:val="007B16F4"/>
    <w:rsid w:val="007B2E53"/>
    <w:rsid w:val="007B5619"/>
    <w:rsid w:val="007C4277"/>
    <w:rsid w:val="007C4B31"/>
    <w:rsid w:val="007C569D"/>
    <w:rsid w:val="007C6402"/>
    <w:rsid w:val="007C792C"/>
    <w:rsid w:val="007D0494"/>
    <w:rsid w:val="007D0533"/>
    <w:rsid w:val="007D6DE7"/>
    <w:rsid w:val="007E0AFA"/>
    <w:rsid w:val="007E5139"/>
    <w:rsid w:val="007F2515"/>
    <w:rsid w:val="007F5AA7"/>
    <w:rsid w:val="008003A5"/>
    <w:rsid w:val="00800413"/>
    <w:rsid w:val="00802F1B"/>
    <w:rsid w:val="00804350"/>
    <w:rsid w:val="00805D33"/>
    <w:rsid w:val="00807C4C"/>
    <w:rsid w:val="0081029C"/>
    <w:rsid w:val="00810D45"/>
    <w:rsid w:val="008122E7"/>
    <w:rsid w:val="0081328D"/>
    <w:rsid w:val="00813E97"/>
    <w:rsid w:val="0081486F"/>
    <w:rsid w:val="00814E27"/>
    <w:rsid w:val="008156F1"/>
    <w:rsid w:val="00817F2B"/>
    <w:rsid w:val="0082040E"/>
    <w:rsid w:val="00820667"/>
    <w:rsid w:val="0082285D"/>
    <w:rsid w:val="00823B76"/>
    <w:rsid w:val="008241D0"/>
    <w:rsid w:val="00824CBA"/>
    <w:rsid w:val="00825861"/>
    <w:rsid w:val="00826014"/>
    <w:rsid w:val="00830043"/>
    <w:rsid w:val="0083047D"/>
    <w:rsid w:val="00830C10"/>
    <w:rsid w:val="00830E32"/>
    <w:rsid w:val="008312D8"/>
    <w:rsid w:val="00831CDC"/>
    <w:rsid w:val="00834B7A"/>
    <w:rsid w:val="0084063E"/>
    <w:rsid w:val="008449FF"/>
    <w:rsid w:val="00844EBB"/>
    <w:rsid w:val="00845E14"/>
    <w:rsid w:val="0084643B"/>
    <w:rsid w:val="008467DF"/>
    <w:rsid w:val="00852A62"/>
    <w:rsid w:val="008563B0"/>
    <w:rsid w:val="008577F9"/>
    <w:rsid w:val="00857993"/>
    <w:rsid w:val="008612AE"/>
    <w:rsid w:val="00872AF8"/>
    <w:rsid w:val="0087357C"/>
    <w:rsid w:val="008748B0"/>
    <w:rsid w:val="00881D82"/>
    <w:rsid w:val="00881D84"/>
    <w:rsid w:val="00883FB4"/>
    <w:rsid w:val="0088428F"/>
    <w:rsid w:val="00897532"/>
    <w:rsid w:val="008A2742"/>
    <w:rsid w:val="008A2A0F"/>
    <w:rsid w:val="008A3E62"/>
    <w:rsid w:val="008A58C2"/>
    <w:rsid w:val="008A5E7D"/>
    <w:rsid w:val="008B201E"/>
    <w:rsid w:val="008B31CD"/>
    <w:rsid w:val="008B32BA"/>
    <w:rsid w:val="008B3BFB"/>
    <w:rsid w:val="008B3C82"/>
    <w:rsid w:val="008B4145"/>
    <w:rsid w:val="008C2596"/>
    <w:rsid w:val="008C3E3A"/>
    <w:rsid w:val="008C7C1D"/>
    <w:rsid w:val="008D0E31"/>
    <w:rsid w:val="008D1DC3"/>
    <w:rsid w:val="008D1DF9"/>
    <w:rsid w:val="008D2532"/>
    <w:rsid w:val="008D5248"/>
    <w:rsid w:val="008E02DF"/>
    <w:rsid w:val="008E1948"/>
    <w:rsid w:val="008E2791"/>
    <w:rsid w:val="008E4E98"/>
    <w:rsid w:val="008E4EA4"/>
    <w:rsid w:val="008E5116"/>
    <w:rsid w:val="008F04CB"/>
    <w:rsid w:val="008F2017"/>
    <w:rsid w:val="008F37E2"/>
    <w:rsid w:val="008F5442"/>
    <w:rsid w:val="008F661D"/>
    <w:rsid w:val="008F69DA"/>
    <w:rsid w:val="008F76DE"/>
    <w:rsid w:val="00900C7E"/>
    <w:rsid w:val="0090147A"/>
    <w:rsid w:val="00903B74"/>
    <w:rsid w:val="00904052"/>
    <w:rsid w:val="009050FD"/>
    <w:rsid w:val="00905D5D"/>
    <w:rsid w:val="00907636"/>
    <w:rsid w:val="009079CB"/>
    <w:rsid w:val="00907BC0"/>
    <w:rsid w:val="00912842"/>
    <w:rsid w:val="0091331C"/>
    <w:rsid w:val="009179A6"/>
    <w:rsid w:val="00921AE0"/>
    <w:rsid w:val="00921BC1"/>
    <w:rsid w:val="00924244"/>
    <w:rsid w:val="0092489B"/>
    <w:rsid w:val="00934991"/>
    <w:rsid w:val="0093626B"/>
    <w:rsid w:val="009400DC"/>
    <w:rsid w:val="009412FD"/>
    <w:rsid w:val="00944E3C"/>
    <w:rsid w:val="00946BAF"/>
    <w:rsid w:val="00946EEE"/>
    <w:rsid w:val="00951CF6"/>
    <w:rsid w:val="00954F02"/>
    <w:rsid w:val="00955E86"/>
    <w:rsid w:val="0095701A"/>
    <w:rsid w:val="009614B5"/>
    <w:rsid w:val="00961F1D"/>
    <w:rsid w:val="00963711"/>
    <w:rsid w:val="00965C82"/>
    <w:rsid w:val="00966EB0"/>
    <w:rsid w:val="0097196E"/>
    <w:rsid w:val="00974089"/>
    <w:rsid w:val="00980722"/>
    <w:rsid w:val="009834A3"/>
    <w:rsid w:val="00983514"/>
    <w:rsid w:val="009842E5"/>
    <w:rsid w:val="009847BA"/>
    <w:rsid w:val="00991DD7"/>
    <w:rsid w:val="00995072"/>
    <w:rsid w:val="0099654E"/>
    <w:rsid w:val="00997580"/>
    <w:rsid w:val="0099776E"/>
    <w:rsid w:val="00997BCD"/>
    <w:rsid w:val="009A0B74"/>
    <w:rsid w:val="009B35BF"/>
    <w:rsid w:val="009B3FD2"/>
    <w:rsid w:val="009B444D"/>
    <w:rsid w:val="009C00AC"/>
    <w:rsid w:val="009C10EA"/>
    <w:rsid w:val="009C2435"/>
    <w:rsid w:val="009C2552"/>
    <w:rsid w:val="009C6530"/>
    <w:rsid w:val="009D03A7"/>
    <w:rsid w:val="009D07DF"/>
    <w:rsid w:val="009D1E36"/>
    <w:rsid w:val="009D2F4B"/>
    <w:rsid w:val="009D49BB"/>
    <w:rsid w:val="009E2409"/>
    <w:rsid w:val="009E321E"/>
    <w:rsid w:val="009E3B52"/>
    <w:rsid w:val="009E4532"/>
    <w:rsid w:val="009F165B"/>
    <w:rsid w:val="009F393D"/>
    <w:rsid w:val="009F39C0"/>
    <w:rsid w:val="009F572B"/>
    <w:rsid w:val="009F606C"/>
    <w:rsid w:val="009F7F3D"/>
    <w:rsid w:val="00A00341"/>
    <w:rsid w:val="00A01260"/>
    <w:rsid w:val="00A02EC1"/>
    <w:rsid w:val="00A070DF"/>
    <w:rsid w:val="00A07C00"/>
    <w:rsid w:val="00A10338"/>
    <w:rsid w:val="00A11B56"/>
    <w:rsid w:val="00A13275"/>
    <w:rsid w:val="00A13B47"/>
    <w:rsid w:val="00A25590"/>
    <w:rsid w:val="00A304A2"/>
    <w:rsid w:val="00A35593"/>
    <w:rsid w:val="00A4060C"/>
    <w:rsid w:val="00A40FD8"/>
    <w:rsid w:val="00A42961"/>
    <w:rsid w:val="00A436F2"/>
    <w:rsid w:val="00A5286D"/>
    <w:rsid w:val="00A55A7F"/>
    <w:rsid w:val="00A56304"/>
    <w:rsid w:val="00A5663F"/>
    <w:rsid w:val="00A604BE"/>
    <w:rsid w:val="00A61FFD"/>
    <w:rsid w:val="00A62D17"/>
    <w:rsid w:val="00A633AF"/>
    <w:rsid w:val="00A63FA7"/>
    <w:rsid w:val="00A73D51"/>
    <w:rsid w:val="00A77F74"/>
    <w:rsid w:val="00A843FA"/>
    <w:rsid w:val="00A86914"/>
    <w:rsid w:val="00A871C4"/>
    <w:rsid w:val="00A90DF4"/>
    <w:rsid w:val="00A958AF"/>
    <w:rsid w:val="00A96AD5"/>
    <w:rsid w:val="00AA2371"/>
    <w:rsid w:val="00AA2C8A"/>
    <w:rsid w:val="00AA343E"/>
    <w:rsid w:val="00AA65A1"/>
    <w:rsid w:val="00AB23E4"/>
    <w:rsid w:val="00AB4A28"/>
    <w:rsid w:val="00AB6D06"/>
    <w:rsid w:val="00AB7B07"/>
    <w:rsid w:val="00AC0273"/>
    <w:rsid w:val="00AC472C"/>
    <w:rsid w:val="00AC61A1"/>
    <w:rsid w:val="00AD56D7"/>
    <w:rsid w:val="00AE0623"/>
    <w:rsid w:val="00AE141E"/>
    <w:rsid w:val="00AE57D1"/>
    <w:rsid w:val="00AE59C3"/>
    <w:rsid w:val="00AF0425"/>
    <w:rsid w:val="00AF0D9D"/>
    <w:rsid w:val="00AF0F0A"/>
    <w:rsid w:val="00AF504A"/>
    <w:rsid w:val="00AF695F"/>
    <w:rsid w:val="00AF69A5"/>
    <w:rsid w:val="00B039E3"/>
    <w:rsid w:val="00B05F70"/>
    <w:rsid w:val="00B079BA"/>
    <w:rsid w:val="00B11F1D"/>
    <w:rsid w:val="00B14F93"/>
    <w:rsid w:val="00B20D01"/>
    <w:rsid w:val="00B21074"/>
    <w:rsid w:val="00B247B5"/>
    <w:rsid w:val="00B24C19"/>
    <w:rsid w:val="00B25328"/>
    <w:rsid w:val="00B257FD"/>
    <w:rsid w:val="00B25802"/>
    <w:rsid w:val="00B31104"/>
    <w:rsid w:val="00B31A28"/>
    <w:rsid w:val="00B3308C"/>
    <w:rsid w:val="00B33460"/>
    <w:rsid w:val="00B33C2C"/>
    <w:rsid w:val="00B33E23"/>
    <w:rsid w:val="00B33F38"/>
    <w:rsid w:val="00B346A0"/>
    <w:rsid w:val="00B35B0D"/>
    <w:rsid w:val="00B36210"/>
    <w:rsid w:val="00B37355"/>
    <w:rsid w:val="00B451F2"/>
    <w:rsid w:val="00B457CC"/>
    <w:rsid w:val="00B4698C"/>
    <w:rsid w:val="00B51EF9"/>
    <w:rsid w:val="00B52F3E"/>
    <w:rsid w:val="00B562EC"/>
    <w:rsid w:val="00B57126"/>
    <w:rsid w:val="00B60209"/>
    <w:rsid w:val="00B61E2E"/>
    <w:rsid w:val="00B722A3"/>
    <w:rsid w:val="00B75DE2"/>
    <w:rsid w:val="00B76635"/>
    <w:rsid w:val="00B77D94"/>
    <w:rsid w:val="00B80B39"/>
    <w:rsid w:val="00B84C28"/>
    <w:rsid w:val="00B86509"/>
    <w:rsid w:val="00B92F7F"/>
    <w:rsid w:val="00B9701B"/>
    <w:rsid w:val="00BA0E77"/>
    <w:rsid w:val="00BA48ED"/>
    <w:rsid w:val="00BA6936"/>
    <w:rsid w:val="00BA6972"/>
    <w:rsid w:val="00BA7C89"/>
    <w:rsid w:val="00BB3B1D"/>
    <w:rsid w:val="00BB446C"/>
    <w:rsid w:val="00BC0714"/>
    <w:rsid w:val="00BC2774"/>
    <w:rsid w:val="00BC4BF1"/>
    <w:rsid w:val="00BC6195"/>
    <w:rsid w:val="00BD0A1F"/>
    <w:rsid w:val="00BD2BAB"/>
    <w:rsid w:val="00BD2E0B"/>
    <w:rsid w:val="00BD30A9"/>
    <w:rsid w:val="00BD5D54"/>
    <w:rsid w:val="00BD6DFE"/>
    <w:rsid w:val="00BE5721"/>
    <w:rsid w:val="00BE6BAC"/>
    <w:rsid w:val="00BF0FA4"/>
    <w:rsid w:val="00BF2DE2"/>
    <w:rsid w:val="00BF6F96"/>
    <w:rsid w:val="00C00F64"/>
    <w:rsid w:val="00C02EB9"/>
    <w:rsid w:val="00C053EA"/>
    <w:rsid w:val="00C11E74"/>
    <w:rsid w:val="00C133D4"/>
    <w:rsid w:val="00C134B3"/>
    <w:rsid w:val="00C144C1"/>
    <w:rsid w:val="00C14FCA"/>
    <w:rsid w:val="00C16B8C"/>
    <w:rsid w:val="00C21175"/>
    <w:rsid w:val="00C2454F"/>
    <w:rsid w:val="00C25B80"/>
    <w:rsid w:val="00C275BE"/>
    <w:rsid w:val="00C300F6"/>
    <w:rsid w:val="00C31BA7"/>
    <w:rsid w:val="00C32513"/>
    <w:rsid w:val="00C343E6"/>
    <w:rsid w:val="00C3503F"/>
    <w:rsid w:val="00C367FF"/>
    <w:rsid w:val="00C36EC9"/>
    <w:rsid w:val="00C36F44"/>
    <w:rsid w:val="00C37FFD"/>
    <w:rsid w:val="00C40A93"/>
    <w:rsid w:val="00C43959"/>
    <w:rsid w:val="00C45A44"/>
    <w:rsid w:val="00C5107D"/>
    <w:rsid w:val="00C51186"/>
    <w:rsid w:val="00C5190A"/>
    <w:rsid w:val="00C51F41"/>
    <w:rsid w:val="00C51FB5"/>
    <w:rsid w:val="00C565B6"/>
    <w:rsid w:val="00C569A0"/>
    <w:rsid w:val="00C608BD"/>
    <w:rsid w:val="00C612C6"/>
    <w:rsid w:val="00C62142"/>
    <w:rsid w:val="00C63F80"/>
    <w:rsid w:val="00C65F4E"/>
    <w:rsid w:val="00C70EB9"/>
    <w:rsid w:val="00C767C2"/>
    <w:rsid w:val="00C76A09"/>
    <w:rsid w:val="00C82BA7"/>
    <w:rsid w:val="00C8395C"/>
    <w:rsid w:val="00C8410B"/>
    <w:rsid w:val="00C84782"/>
    <w:rsid w:val="00C907F8"/>
    <w:rsid w:val="00C921EC"/>
    <w:rsid w:val="00C92481"/>
    <w:rsid w:val="00C92693"/>
    <w:rsid w:val="00C95449"/>
    <w:rsid w:val="00C9705F"/>
    <w:rsid w:val="00CA081D"/>
    <w:rsid w:val="00CA11D6"/>
    <w:rsid w:val="00CA126F"/>
    <w:rsid w:val="00CA32AF"/>
    <w:rsid w:val="00CA4B00"/>
    <w:rsid w:val="00CA5A6E"/>
    <w:rsid w:val="00CB1BFF"/>
    <w:rsid w:val="00CB204A"/>
    <w:rsid w:val="00CB2ED5"/>
    <w:rsid w:val="00CB2FA9"/>
    <w:rsid w:val="00CB43CE"/>
    <w:rsid w:val="00CB51D1"/>
    <w:rsid w:val="00CB62A0"/>
    <w:rsid w:val="00CB666B"/>
    <w:rsid w:val="00CC0CBF"/>
    <w:rsid w:val="00CC1BD4"/>
    <w:rsid w:val="00CC2AC6"/>
    <w:rsid w:val="00CD07CB"/>
    <w:rsid w:val="00CD6694"/>
    <w:rsid w:val="00CD70F4"/>
    <w:rsid w:val="00CE2F48"/>
    <w:rsid w:val="00CE3033"/>
    <w:rsid w:val="00CE6136"/>
    <w:rsid w:val="00CE6253"/>
    <w:rsid w:val="00CF446D"/>
    <w:rsid w:val="00CF49EE"/>
    <w:rsid w:val="00CF50A2"/>
    <w:rsid w:val="00D00C9F"/>
    <w:rsid w:val="00D0139B"/>
    <w:rsid w:val="00D020F1"/>
    <w:rsid w:val="00D02AE6"/>
    <w:rsid w:val="00D03CC1"/>
    <w:rsid w:val="00D042CC"/>
    <w:rsid w:val="00D05E82"/>
    <w:rsid w:val="00D06B76"/>
    <w:rsid w:val="00D07414"/>
    <w:rsid w:val="00D07785"/>
    <w:rsid w:val="00D07E75"/>
    <w:rsid w:val="00D1291E"/>
    <w:rsid w:val="00D141F5"/>
    <w:rsid w:val="00D14F87"/>
    <w:rsid w:val="00D15F83"/>
    <w:rsid w:val="00D16A62"/>
    <w:rsid w:val="00D21D30"/>
    <w:rsid w:val="00D25C9F"/>
    <w:rsid w:val="00D275BE"/>
    <w:rsid w:val="00D339FD"/>
    <w:rsid w:val="00D34661"/>
    <w:rsid w:val="00D35E74"/>
    <w:rsid w:val="00D36B70"/>
    <w:rsid w:val="00D47AEF"/>
    <w:rsid w:val="00D51AC5"/>
    <w:rsid w:val="00D534EB"/>
    <w:rsid w:val="00D53FE3"/>
    <w:rsid w:val="00D54950"/>
    <w:rsid w:val="00D550CC"/>
    <w:rsid w:val="00D56DB7"/>
    <w:rsid w:val="00D574D1"/>
    <w:rsid w:val="00D60504"/>
    <w:rsid w:val="00D60FDD"/>
    <w:rsid w:val="00D709D5"/>
    <w:rsid w:val="00D72F00"/>
    <w:rsid w:val="00D74A9D"/>
    <w:rsid w:val="00D752F6"/>
    <w:rsid w:val="00D75993"/>
    <w:rsid w:val="00D82F08"/>
    <w:rsid w:val="00D84A98"/>
    <w:rsid w:val="00D84B42"/>
    <w:rsid w:val="00D865EC"/>
    <w:rsid w:val="00D866F2"/>
    <w:rsid w:val="00D92D6D"/>
    <w:rsid w:val="00D943F6"/>
    <w:rsid w:val="00D94497"/>
    <w:rsid w:val="00D944BF"/>
    <w:rsid w:val="00D94C8D"/>
    <w:rsid w:val="00D9645E"/>
    <w:rsid w:val="00DA1538"/>
    <w:rsid w:val="00DA50BF"/>
    <w:rsid w:val="00DA66AA"/>
    <w:rsid w:val="00DA7834"/>
    <w:rsid w:val="00DB00C9"/>
    <w:rsid w:val="00DB2A6E"/>
    <w:rsid w:val="00DB470B"/>
    <w:rsid w:val="00DB4822"/>
    <w:rsid w:val="00DB5D49"/>
    <w:rsid w:val="00DB6FC6"/>
    <w:rsid w:val="00DB7992"/>
    <w:rsid w:val="00DB7F62"/>
    <w:rsid w:val="00DC04A6"/>
    <w:rsid w:val="00DC064D"/>
    <w:rsid w:val="00DC1374"/>
    <w:rsid w:val="00DC1E0F"/>
    <w:rsid w:val="00DC5D4D"/>
    <w:rsid w:val="00DC5FC7"/>
    <w:rsid w:val="00DD0074"/>
    <w:rsid w:val="00DD1F62"/>
    <w:rsid w:val="00DD3DBC"/>
    <w:rsid w:val="00DD582A"/>
    <w:rsid w:val="00DD58DE"/>
    <w:rsid w:val="00DD5C01"/>
    <w:rsid w:val="00DD6304"/>
    <w:rsid w:val="00DD693F"/>
    <w:rsid w:val="00DD7DB6"/>
    <w:rsid w:val="00DE37D9"/>
    <w:rsid w:val="00DF05DE"/>
    <w:rsid w:val="00DF3164"/>
    <w:rsid w:val="00DF36C1"/>
    <w:rsid w:val="00DF5C2C"/>
    <w:rsid w:val="00DF6E7F"/>
    <w:rsid w:val="00DF763F"/>
    <w:rsid w:val="00E0087E"/>
    <w:rsid w:val="00E01732"/>
    <w:rsid w:val="00E02E3A"/>
    <w:rsid w:val="00E03DB6"/>
    <w:rsid w:val="00E108B0"/>
    <w:rsid w:val="00E159B5"/>
    <w:rsid w:val="00E15B1F"/>
    <w:rsid w:val="00E21F98"/>
    <w:rsid w:val="00E33870"/>
    <w:rsid w:val="00E33ECF"/>
    <w:rsid w:val="00E35003"/>
    <w:rsid w:val="00E353C3"/>
    <w:rsid w:val="00E4427E"/>
    <w:rsid w:val="00E46FF5"/>
    <w:rsid w:val="00E509ED"/>
    <w:rsid w:val="00E50C4C"/>
    <w:rsid w:val="00E5118A"/>
    <w:rsid w:val="00E52435"/>
    <w:rsid w:val="00E52B6E"/>
    <w:rsid w:val="00E53509"/>
    <w:rsid w:val="00E5449A"/>
    <w:rsid w:val="00E54D7B"/>
    <w:rsid w:val="00E55563"/>
    <w:rsid w:val="00E55788"/>
    <w:rsid w:val="00E60066"/>
    <w:rsid w:val="00E60C49"/>
    <w:rsid w:val="00E6116F"/>
    <w:rsid w:val="00E61C4D"/>
    <w:rsid w:val="00E7060B"/>
    <w:rsid w:val="00E7082F"/>
    <w:rsid w:val="00E70B0C"/>
    <w:rsid w:val="00E72C39"/>
    <w:rsid w:val="00E7338A"/>
    <w:rsid w:val="00E74E13"/>
    <w:rsid w:val="00E768ED"/>
    <w:rsid w:val="00E813A5"/>
    <w:rsid w:val="00E86DCE"/>
    <w:rsid w:val="00E873E0"/>
    <w:rsid w:val="00E90021"/>
    <w:rsid w:val="00E97C06"/>
    <w:rsid w:val="00E97F6D"/>
    <w:rsid w:val="00EA0916"/>
    <w:rsid w:val="00EA6D03"/>
    <w:rsid w:val="00EC10FF"/>
    <w:rsid w:val="00EC1720"/>
    <w:rsid w:val="00EC374F"/>
    <w:rsid w:val="00EC37EB"/>
    <w:rsid w:val="00EC3B7B"/>
    <w:rsid w:val="00EC4144"/>
    <w:rsid w:val="00ED0DE2"/>
    <w:rsid w:val="00ED128C"/>
    <w:rsid w:val="00ED1DD6"/>
    <w:rsid w:val="00ED3988"/>
    <w:rsid w:val="00ED3FB1"/>
    <w:rsid w:val="00ED482A"/>
    <w:rsid w:val="00ED4B00"/>
    <w:rsid w:val="00ED4F6C"/>
    <w:rsid w:val="00ED7672"/>
    <w:rsid w:val="00EE1B06"/>
    <w:rsid w:val="00EE280E"/>
    <w:rsid w:val="00EE2BCE"/>
    <w:rsid w:val="00EE6F62"/>
    <w:rsid w:val="00EF2398"/>
    <w:rsid w:val="00EF59C7"/>
    <w:rsid w:val="00F00C5B"/>
    <w:rsid w:val="00F01107"/>
    <w:rsid w:val="00F03B1E"/>
    <w:rsid w:val="00F063A3"/>
    <w:rsid w:val="00F07A3D"/>
    <w:rsid w:val="00F11699"/>
    <w:rsid w:val="00F11BDB"/>
    <w:rsid w:val="00F17D7D"/>
    <w:rsid w:val="00F22BE5"/>
    <w:rsid w:val="00F25FA4"/>
    <w:rsid w:val="00F26BB3"/>
    <w:rsid w:val="00F2728E"/>
    <w:rsid w:val="00F2799C"/>
    <w:rsid w:val="00F32465"/>
    <w:rsid w:val="00F32886"/>
    <w:rsid w:val="00F33B93"/>
    <w:rsid w:val="00F36F80"/>
    <w:rsid w:val="00F454AB"/>
    <w:rsid w:val="00F47F61"/>
    <w:rsid w:val="00F5124F"/>
    <w:rsid w:val="00F51989"/>
    <w:rsid w:val="00F52A1D"/>
    <w:rsid w:val="00F5512F"/>
    <w:rsid w:val="00F57CDD"/>
    <w:rsid w:val="00F603B1"/>
    <w:rsid w:val="00F61511"/>
    <w:rsid w:val="00F627BB"/>
    <w:rsid w:val="00F63719"/>
    <w:rsid w:val="00F651CE"/>
    <w:rsid w:val="00F702BB"/>
    <w:rsid w:val="00F70777"/>
    <w:rsid w:val="00F7484A"/>
    <w:rsid w:val="00F761B1"/>
    <w:rsid w:val="00F76392"/>
    <w:rsid w:val="00F76689"/>
    <w:rsid w:val="00F76723"/>
    <w:rsid w:val="00F8251F"/>
    <w:rsid w:val="00F832BA"/>
    <w:rsid w:val="00F832FE"/>
    <w:rsid w:val="00F84A86"/>
    <w:rsid w:val="00F85B4B"/>
    <w:rsid w:val="00F86019"/>
    <w:rsid w:val="00F86B6D"/>
    <w:rsid w:val="00F86D8F"/>
    <w:rsid w:val="00F879BA"/>
    <w:rsid w:val="00F87BD8"/>
    <w:rsid w:val="00F904CC"/>
    <w:rsid w:val="00F9061D"/>
    <w:rsid w:val="00F94AE0"/>
    <w:rsid w:val="00F94AE3"/>
    <w:rsid w:val="00F94DFB"/>
    <w:rsid w:val="00FA1176"/>
    <w:rsid w:val="00FA5B56"/>
    <w:rsid w:val="00FA6D3A"/>
    <w:rsid w:val="00FA743F"/>
    <w:rsid w:val="00FA7724"/>
    <w:rsid w:val="00FB1043"/>
    <w:rsid w:val="00FB192E"/>
    <w:rsid w:val="00FB2BAE"/>
    <w:rsid w:val="00FC06BB"/>
    <w:rsid w:val="00FC2177"/>
    <w:rsid w:val="00FC33E3"/>
    <w:rsid w:val="00FC3DE1"/>
    <w:rsid w:val="00FC7115"/>
    <w:rsid w:val="00FD60B0"/>
    <w:rsid w:val="00FD62E1"/>
    <w:rsid w:val="00FE0370"/>
    <w:rsid w:val="00FE15F5"/>
    <w:rsid w:val="00FE1A10"/>
    <w:rsid w:val="00FE2B17"/>
    <w:rsid w:val="00FE42D5"/>
    <w:rsid w:val="00FF4A3B"/>
    <w:rsid w:val="00FF543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A49"/>
  <w15:chartTrackingRefBased/>
  <w15:docId w15:val="{E0103CA9-ECA9-48A3-9A5D-E5B27D1E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6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6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CE"/>
    <w:rPr>
      <w:rFonts w:eastAsiaTheme="majorEastAsia" w:cstheme="majorBidi"/>
      <w:color w:val="272727" w:themeColor="text1" w:themeTint="D8"/>
    </w:rPr>
  </w:style>
  <w:style w:type="paragraph" w:styleId="Title">
    <w:name w:val="Title"/>
    <w:basedOn w:val="Normal"/>
    <w:next w:val="Normal"/>
    <w:link w:val="TitleChar"/>
    <w:uiPriority w:val="10"/>
    <w:qFormat/>
    <w:rsid w:val="00E86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CE"/>
    <w:pPr>
      <w:spacing w:before="160"/>
      <w:jc w:val="center"/>
    </w:pPr>
    <w:rPr>
      <w:i/>
      <w:iCs/>
      <w:color w:val="404040" w:themeColor="text1" w:themeTint="BF"/>
    </w:rPr>
  </w:style>
  <w:style w:type="character" w:customStyle="1" w:styleId="QuoteChar">
    <w:name w:val="Quote Char"/>
    <w:basedOn w:val="DefaultParagraphFont"/>
    <w:link w:val="Quote"/>
    <w:uiPriority w:val="29"/>
    <w:rsid w:val="00E86DCE"/>
    <w:rPr>
      <w:i/>
      <w:iCs/>
      <w:color w:val="404040" w:themeColor="text1" w:themeTint="BF"/>
    </w:rPr>
  </w:style>
  <w:style w:type="paragraph" w:styleId="ListParagraph">
    <w:name w:val="List Paragraph"/>
    <w:basedOn w:val="Normal"/>
    <w:uiPriority w:val="34"/>
    <w:qFormat/>
    <w:rsid w:val="00E86DCE"/>
    <w:pPr>
      <w:ind w:left="720"/>
      <w:contextualSpacing/>
    </w:pPr>
  </w:style>
  <w:style w:type="character" w:styleId="IntenseEmphasis">
    <w:name w:val="Intense Emphasis"/>
    <w:basedOn w:val="DefaultParagraphFont"/>
    <w:uiPriority w:val="21"/>
    <w:qFormat/>
    <w:rsid w:val="00E86DCE"/>
    <w:rPr>
      <w:i/>
      <w:iCs/>
      <w:color w:val="0F4761" w:themeColor="accent1" w:themeShade="BF"/>
    </w:rPr>
  </w:style>
  <w:style w:type="paragraph" w:styleId="IntenseQuote">
    <w:name w:val="Intense Quote"/>
    <w:basedOn w:val="Normal"/>
    <w:next w:val="Normal"/>
    <w:link w:val="IntenseQuoteChar"/>
    <w:uiPriority w:val="30"/>
    <w:qFormat/>
    <w:rsid w:val="00E86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CE"/>
    <w:rPr>
      <w:i/>
      <w:iCs/>
      <w:color w:val="0F4761" w:themeColor="accent1" w:themeShade="BF"/>
    </w:rPr>
  </w:style>
  <w:style w:type="character" w:styleId="IntenseReference">
    <w:name w:val="Intense Reference"/>
    <w:basedOn w:val="DefaultParagraphFont"/>
    <w:uiPriority w:val="32"/>
    <w:qFormat/>
    <w:rsid w:val="00E86DCE"/>
    <w:rPr>
      <w:b/>
      <w:bCs/>
      <w:smallCaps/>
      <w:color w:val="0F4761" w:themeColor="accent1" w:themeShade="BF"/>
      <w:spacing w:val="5"/>
    </w:rPr>
  </w:style>
  <w:style w:type="character" w:styleId="PlaceholderText">
    <w:name w:val="Placeholder Text"/>
    <w:basedOn w:val="DefaultParagraphFont"/>
    <w:uiPriority w:val="99"/>
    <w:semiHidden/>
    <w:rsid w:val="004E4D6A"/>
    <w:rPr>
      <w:color w:val="666666"/>
    </w:rPr>
  </w:style>
  <w:style w:type="character" w:styleId="Hyperlink">
    <w:name w:val="Hyperlink"/>
    <w:basedOn w:val="DefaultParagraphFont"/>
    <w:uiPriority w:val="99"/>
    <w:unhideWhenUsed/>
    <w:rsid w:val="00D944BF"/>
    <w:rPr>
      <w:color w:val="467886" w:themeColor="hyperlink"/>
      <w:u w:val="single"/>
    </w:rPr>
  </w:style>
  <w:style w:type="character" w:styleId="UnresolvedMention">
    <w:name w:val="Unresolved Mention"/>
    <w:basedOn w:val="DefaultParagraphFont"/>
    <w:uiPriority w:val="99"/>
    <w:semiHidden/>
    <w:unhideWhenUsed/>
    <w:rsid w:val="00D944BF"/>
    <w:rPr>
      <w:color w:val="605E5C"/>
      <w:shd w:val="clear" w:color="auto" w:fill="E1DFDD"/>
    </w:rPr>
  </w:style>
  <w:style w:type="paragraph" w:styleId="TOCHeading">
    <w:name w:val="TOC Heading"/>
    <w:basedOn w:val="Heading1"/>
    <w:next w:val="Normal"/>
    <w:uiPriority w:val="39"/>
    <w:unhideWhenUsed/>
    <w:qFormat/>
    <w:rsid w:val="004B482D"/>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4B482D"/>
    <w:pPr>
      <w:spacing w:after="100"/>
    </w:pPr>
  </w:style>
  <w:style w:type="paragraph" w:styleId="Caption">
    <w:name w:val="caption"/>
    <w:basedOn w:val="Normal"/>
    <w:next w:val="Normal"/>
    <w:uiPriority w:val="35"/>
    <w:unhideWhenUsed/>
    <w:qFormat/>
    <w:rsid w:val="00E509ED"/>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5B1984"/>
    <w:pPr>
      <w:spacing w:after="100"/>
      <w:ind w:left="240"/>
    </w:pPr>
  </w:style>
  <w:style w:type="character" w:styleId="CommentReference">
    <w:name w:val="annotation reference"/>
    <w:basedOn w:val="DefaultParagraphFont"/>
    <w:uiPriority w:val="99"/>
    <w:semiHidden/>
    <w:unhideWhenUsed/>
    <w:rsid w:val="00F11BDB"/>
    <w:rPr>
      <w:sz w:val="16"/>
      <w:szCs w:val="16"/>
    </w:rPr>
  </w:style>
  <w:style w:type="paragraph" w:styleId="CommentText">
    <w:name w:val="annotation text"/>
    <w:basedOn w:val="Normal"/>
    <w:link w:val="CommentTextChar"/>
    <w:uiPriority w:val="99"/>
    <w:unhideWhenUsed/>
    <w:rsid w:val="00F11BDB"/>
    <w:pPr>
      <w:spacing w:line="240" w:lineRule="auto"/>
    </w:pPr>
    <w:rPr>
      <w:sz w:val="20"/>
      <w:szCs w:val="20"/>
    </w:rPr>
  </w:style>
  <w:style w:type="character" w:customStyle="1" w:styleId="CommentTextChar">
    <w:name w:val="Comment Text Char"/>
    <w:basedOn w:val="DefaultParagraphFont"/>
    <w:link w:val="CommentText"/>
    <w:uiPriority w:val="99"/>
    <w:rsid w:val="00F11BDB"/>
    <w:rPr>
      <w:sz w:val="20"/>
      <w:szCs w:val="20"/>
    </w:rPr>
  </w:style>
  <w:style w:type="paragraph" w:styleId="CommentSubject">
    <w:name w:val="annotation subject"/>
    <w:basedOn w:val="CommentText"/>
    <w:next w:val="CommentText"/>
    <w:link w:val="CommentSubjectChar"/>
    <w:uiPriority w:val="99"/>
    <w:semiHidden/>
    <w:unhideWhenUsed/>
    <w:rsid w:val="00F11BDB"/>
    <w:rPr>
      <w:b/>
      <w:bCs/>
    </w:rPr>
  </w:style>
  <w:style w:type="character" w:customStyle="1" w:styleId="CommentSubjectChar">
    <w:name w:val="Comment Subject Char"/>
    <w:basedOn w:val="CommentTextChar"/>
    <w:link w:val="CommentSubject"/>
    <w:uiPriority w:val="99"/>
    <w:semiHidden/>
    <w:rsid w:val="00F11BDB"/>
    <w:rPr>
      <w:b/>
      <w:bCs/>
      <w:sz w:val="20"/>
      <w:szCs w:val="20"/>
    </w:rPr>
  </w:style>
  <w:style w:type="paragraph" w:styleId="Revision">
    <w:name w:val="Revision"/>
    <w:hidden/>
    <w:uiPriority w:val="99"/>
    <w:semiHidden/>
    <w:rsid w:val="00B20D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4391">
      <w:marLeft w:val="0"/>
      <w:marRight w:val="0"/>
      <w:marTop w:val="0"/>
      <w:marBottom w:val="0"/>
      <w:divBdr>
        <w:top w:val="none" w:sz="0" w:space="0" w:color="auto"/>
        <w:left w:val="none" w:sz="0" w:space="0" w:color="auto"/>
        <w:bottom w:val="none" w:sz="0" w:space="0" w:color="auto"/>
        <w:right w:val="none" w:sz="0" w:space="0" w:color="auto"/>
      </w:divBdr>
    </w:div>
    <w:div w:id="22482415">
      <w:marLeft w:val="0"/>
      <w:marRight w:val="0"/>
      <w:marTop w:val="0"/>
      <w:marBottom w:val="0"/>
      <w:divBdr>
        <w:top w:val="none" w:sz="0" w:space="0" w:color="auto"/>
        <w:left w:val="none" w:sz="0" w:space="0" w:color="auto"/>
        <w:bottom w:val="none" w:sz="0" w:space="0" w:color="auto"/>
        <w:right w:val="none" w:sz="0" w:space="0" w:color="auto"/>
      </w:divBdr>
    </w:div>
    <w:div w:id="26222717">
      <w:marLeft w:val="0"/>
      <w:marRight w:val="0"/>
      <w:marTop w:val="0"/>
      <w:marBottom w:val="0"/>
      <w:divBdr>
        <w:top w:val="none" w:sz="0" w:space="0" w:color="auto"/>
        <w:left w:val="none" w:sz="0" w:space="0" w:color="auto"/>
        <w:bottom w:val="none" w:sz="0" w:space="0" w:color="auto"/>
        <w:right w:val="none" w:sz="0" w:space="0" w:color="auto"/>
      </w:divBdr>
    </w:div>
    <w:div w:id="32584822">
      <w:marLeft w:val="0"/>
      <w:marRight w:val="0"/>
      <w:marTop w:val="0"/>
      <w:marBottom w:val="0"/>
      <w:divBdr>
        <w:top w:val="none" w:sz="0" w:space="0" w:color="auto"/>
        <w:left w:val="none" w:sz="0" w:space="0" w:color="auto"/>
        <w:bottom w:val="none" w:sz="0" w:space="0" w:color="auto"/>
        <w:right w:val="none" w:sz="0" w:space="0" w:color="auto"/>
      </w:divBdr>
    </w:div>
    <w:div w:id="67534484">
      <w:marLeft w:val="0"/>
      <w:marRight w:val="0"/>
      <w:marTop w:val="0"/>
      <w:marBottom w:val="0"/>
      <w:divBdr>
        <w:top w:val="none" w:sz="0" w:space="0" w:color="auto"/>
        <w:left w:val="none" w:sz="0" w:space="0" w:color="auto"/>
        <w:bottom w:val="none" w:sz="0" w:space="0" w:color="auto"/>
        <w:right w:val="none" w:sz="0" w:space="0" w:color="auto"/>
      </w:divBdr>
    </w:div>
    <w:div w:id="75520122">
      <w:marLeft w:val="0"/>
      <w:marRight w:val="0"/>
      <w:marTop w:val="0"/>
      <w:marBottom w:val="0"/>
      <w:divBdr>
        <w:top w:val="none" w:sz="0" w:space="0" w:color="auto"/>
        <w:left w:val="none" w:sz="0" w:space="0" w:color="auto"/>
        <w:bottom w:val="none" w:sz="0" w:space="0" w:color="auto"/>
        <w:right w:val="none" w:sz="0" w:space="0" w:color="auto"/>
      </w:divBdr>
    </w:div>
    <w:div w:id="93748417">
      <w:marLeft w:val="0"/>
      <w:marRight w:val="0"/>
      <w:marTop w:val="0"/>
      <w:marBottom w:val="0"/>
      <w:divBdr>
        <w:top w:val="none" w:sz="0" w:space="0" w:color="auto"/>
        <w:left w:val="none" w:sz="0" w:space="0" w:color="auto"/>
        <w:bottom w:val="none" w:sz="0" w:space="0" w:color="auto"/>
        <w:right w:val="none" w:sz="0" w:space="0" w:color="auto"/>
      </w:divBdr>
    </w:div>
    <w:div w:id="102769013">
      <w:marLeft w:val="0"/>
      <w:marRight w:val="0"/>
      <w:marTop w:val="0"/>
      <w:marBottom w:val="0"/>
      <w:divBdr>
        <w:top w:val="none" w:sz="0" w:space="0" w:color="auto"/>
        <w:left w:val="none" w:sz="0" w:space="0" w:color="auto"/>
        <w:bottom w:val="none" w:sz="0" w:space="0" w:color="auto"/>
        <w:right w:val="none" w:sz="0" w:space="0" w:color="auto"/>
      </w:divBdr>
    </w:div>
    <w:div w:id="108359159">
      <w:marLeft w:val="0"/>
      <w:marRight w:val="0"/>
      <w:marTop w:val="0"/>
      <w:marBottom w:val="0"/>
      <w:divBdr>
        <w:top w:val="none" w:sz="0" w:space="0" w:color="auto"/>
        <w:left w:val="none" w:sz="0" w:space="0" w:color="auto"/>
        <w:bottom w:val="none" w:sz="0" w:space="0" w:color="auto"/>
        <w:right w:val="none" w:sz="0" w:space="0" w:color="auto"/>
      </w:divBdr>
    </w:div>
    <w:div w:id="109058256">
      <w:marLeft w:val="0"/>
      <w:marRight w:val="0"/>
      <w:marTop w:val="0"/>
      <w:marBottom w:val="0"/>
      <w:divBdr>
        <w:top w:val="none" w:sz="0" w:space="0" w:color="auto"/>
        <w:left w:val="none" w:sz="0" w:space="0" w:color="auto"/>
        <w:bottom w:val="none" w:sz="0" w:space="0" w:color="auto"/>
        <w:right w:val="none" w:sz="0" w:space="0" w:color="auto"/>
      </w:divBdr>
    </w:div>
    <w:div w:id="122047318">
      <w:marLeft w:val="0"/>
      <w:marRight w:val="0"/>
      <w:marTop w:val="0"/>
      <w:marBottom w:val="0"/>
      <w:divBdr>
        <w:top w:val="none" w:sz="0" w:space="0" w:color="auto"/>
        <w:left w:val="none" w:sz="0" w:space="0" w:color="auto"/>
        <w:bottom w:val="none" w:sz="0" w:space="0" w:color="auto"/>
        <w:right w:val="none" w:sz="0" w:space="0" w:color="auto"/>
      </w:divBdr>
    </w:div>
    <w:div w:id="133764039">
      <w:marLeft w:val="0"/>
      <w:marRight w:val="0"/>
      <w:marTop w:val="0"/>
      <w:marBottom w:val="0"/>
      <w:divBdr>
        <w:top w:val="none" w:sz="0" w:space="0" w:color="auto"/>
        <w:left w:val="none" w:sz="0" w:space="0" w:color="auto"/>
        <w:bottom w:val="none" w:sz="0" w:space="0" w:color="auto"/>
        <w:right w:val="none" w:sz="0" w:space="0" w:color="auto"/>
      </w:divBdr>
    </w:div>
    <w:div w:id="134954559">
      <w:marLeft w:val="0"/>
      <w:marRight w:val="0"/>
      <w:marTop w:val="0"/>
      <w:marBottom w:val="0"/>
      <w:divBdr>
        <w:top w:val="none" w:sz="0" w:space="0" w:color="auto"/>
        <w:left w:val="none" w:sz="0" w:space="0" w:color="auto"/>
        <w:bottom w:val="none" w:sz="0" w:space="0" w:color="auto"/>
        <w:right w:val="none" w:sz="0" w:space="0" w:color="auto"/>
      </w:divBdr>
    </w:div>
    <w:div w:id="140582737">
      <w:marLeft w:val="0"/>
      <w:marRight w:val="0"/>
      <w:marTop w:val="0"/>
      <w:marBottom w:val="0"/>
      <w:divBdr>
        <w:top w:val="none" w:sz="0" w:space="0" w:color="auto"/>
        <w:left w:val="none" w:sz="0" w:space="0" w:color="auto"/>
        <w:bottom w:val="none" w:sz="0" w:space="0" w:color="auto"/>
        <w:right w:val="none" w:sz="0" w:space="0" w:color="auto"/>
      </w:divBdr>
    </w:div>
    <w:div w:id="153765556">
      <w:marLeft w:val="0"/>
      <w:marRight w:val="0"/>
      <w:marTop w:val="0"/>
      <w:marBottom w:val="0"/>
      <w:divBdr>
        <w:top w:val="none" w:sz="0" w:space="0" w:color="auto"/>
        <w:left w:val="none" w:sz="0" w:space="0" w:color="auto"/>
        <w:bottom w:val="none" w:sz="0" w:space="0" w:color="auto"/>
        <w:right w:val="none" w:sz="0" w:space="0" w:color="auto"/>
      </w:divBdr>
    </w:div>
    <w:div w:id="156651345">
      <w:marLeft w:val="0"/>
      <w:marRight w:val="0"/>
      <w:marTop w:val="0"/>
      <w:marBottom w:val="0"/>
      <w:divBdr>
        <w:top w:val="none" w:sz="0" w:space="0" w:color="auto"/>
        <w:left w:val="none" w:sz="0" w:space="0" w:color="auto"/>
        <w:bottom w:val="none" w:sz="0" w:space="0" w:color="auto"/>
        <w:right w:val="none" w:sz="0" w:space="0" w:color="auto"/>
      </w:divBdr>
    </w:div>
    <w:div w:id="202131426">
      <w:marLeft w:val="0"/>
      <w:marRight w:val="0"/>
      <w:marTop w:val="0"/>
      <w:marBottom w:val="0"/>
      <w:divBdr>
        <w:top w:val="none" w:sz="0" w:space="0" w:color="auto"/>
        <w:left w:val="none" w:sz="0" w:space="0" w:color="auto"/>
        <w:bottom w:val="none" w:sz="0" w:space="0" w:color="auto"/>
        <w:right w:val="none" w:sz="0" w:space="0" w:color="auto"/>
      </w:divBdr>
    </w:div>
    <w:div w:id="203904516">
      <w:marLeft w:val="0"/>
      <w:marRight w:val="0"/>
      <w:marTop w:val="0"/>
      <w:marBottom w:val="0"/>
      <w:divBdr>
        <w:top w:val="none" w:sz="0" w:space="0" w:color="auto"/>
        <w:left w:val="none" w:sz="0" w:space="0" w:color="auto"/>
        <w:bottom w:val="none" w:sz="0" w:space="0" w:color="auto"/>
        <w:right w:val="none" w:sz="0" w:space="0" w:color="auto"/>
      </w:divBdr>
    </w:div>
    <w:div w:id="220212532">
      <w:marLeft w:val="0"/>
      <w:marRight w:val="0"/>
      <w:marTop w:val="0"/>
      <w:marBottom w:val="0"/>
      <w:divBdr>
        <w:top w:val="none" w:sz="0" w:space="0" w:color="auto"/>
        <w:left w:val="none" w:sz="0" w:space="0" w:color="auto"/>
        <w:bottom w:val="none" w:sz="0" w:space="0" w:color="auto"/>
        <w:right w:val="none" w:sz="0" w:space="0" w:color="auto"/>
      </w:divBdr>
    </w:div>
    <w:div w:id="222715417">
      <w:marLeft w:val="0"/>
      <w:marRight w:val="0"/>
      <w:marTop w:val="0"/>
      <w:marBottom w:val="0"/>
      <w:divBdr>
        <w:top w:val="none" w:sz="0" w:space="0" w:color="auto"/>
        <w:left w:val="none" w:sz="0" w:space="0" w:color="auto"/>
        <w:bottom w:val="none" w:sz="0" w:space="0" w:color="auto"/>
        <w:right w:val="none" w:sz="0" w:space="0" w:color="auto"/>
      </w:divBdr>
    </w:div>
    <w:div w:id="239675882">
      <w:marLeft w:val="0"/>
      <w:marRight w:val="0"/>
      <w:marTop w:val="0"/>
      <w:marBottom w:val="0"/>
      <w:divBdr>
        <w:top w:val="none" w:sz="0" w:space="0" w:color="auto"/>
        <w:left w:val="none" w:sz="0" w:space="0" w:color="auto"/>
        <w:bottom w:val="none" w:sz="0" w:space="0" w:color="auto"/>
        <w:right w:val="none" w:sz="0" w:space="0" w:color="auto"/>
      </w:divBdr>
    </w:div>
    <w:div w:id="258566573">
      <w:marLeft w:val="0"/>
      <w:marRight w:val="0"/>
      <w:marTop w:val="0"/>
      <w:marBottom w:val="0"/>
      <w:divBdr>
        <w:top w:val="none" w:sz="0" w:space="0" w:color="auto"/>
        <w:left w:val="none" w:sz="0" w:space="0" w:color="auto"/>
        <w:bottom w:val="none" w:sz="0" w:space="0" w:color="auto"/>
        <w:right w:val="none" w:sz="0" w:space="0" w:color="auto"/>
      </w:divBdr>
    </w:div>
    <w:div w:id="310837485">
      <w:marLeft w:val="0"/>
      <w:marRight w:val="0"/>
      <w:marTop w:val="0"/>
      <w:marBottom w:val="0"/>
      <w:divBdr>
        <w:top w:val="none" w:sz="0" w:space="0" w:color="auto"/>
        <w:left w:val="none" w:sz="0" w:space="0" w:color="auto"/>
        <w:bottom w:val="none" w:sz="0" w:space="0" w:color="auto"/>
        <w:right w:val="none" w:sz="0" w:space="0" w:color="auto"/>
      </w:divBdr>
    </w:div>
    <w:div w:id="324750784">
      <w:marLeft w:val="0"/>
      <w:marRight w:val="0"/>
      <w:marTop w:val="0"/>
      <w:marBottom w:val="0"/>
      <w:divBdr>
        <w:top w:val="none" w:sz="0" w:space="0" w:color="auto"/>
        <w:left w:val="none" w:sz="0" w:space="0" w:color="auto"/>
        <w:bottom w:val="none" w:sz="0" w:space="0" w:color="auto"/>
        <w:right w:val="none" w:sz="0" w:space="0" w:color="auto"/>
      </w:divBdr>
    </w:div>
    <w:div w:id="326324058">
      <w:marLeft w:val="0"/>
      <w:marRight w:val="0"/>
      <w:marTop w:val="0"/>
      <w:marBottom w:val="0"/>
      <w:divBdr>
        <w:top w:val="none" w:sz="0" w:space="0" w:color="auto"/>
        <w:left w:val="none" w:sz="0" w:space="0" w:color="auto"/>
        <w:bottom w:val="none" w:sz="0" w:space="0" w:color="auto"/>
        <w:right w:val="none" w:sz="0" w:space="0" w:color="auto"/>
      </w:divBdr>
    </w:div>
    <w:div w:id="341782301">
      <w:marLeft w:val="0"/>
      <w:marRight w:val="0"/>
      <w:marTop w:val="0"/>
      <w:marBottom w:val="0"/>
      <w:divBdr>
        <w:top w:val="none" w:sz="0" w:space="0" w:color="auto"/>
        <w:left w:val="none" w:sz="0" w:space="0" w:color="auto"/>
        <w:bottom w:val="none" w:sz="0" w:space="0" w:color="auto"/>
        <w:right w:val="none" w:sz="0" w:space="0" w:color="auto"/>
      </w:divBdr>
    </w:div>
    <w:div w:id="346101418">
      <w:marLeft w:val="0"/>
      <w:marRight w:val="0"/>
      <w:marTop w:val="0"/>
      <w:marBottom w:val="0"/>
      <w:divBdr>
        <w:top w:val="none" w:sz="0" w:space="0" w:color="auto"/>
        <w:left w:val="none" w:sz="0" w:space="0" w:color="auto"/>
        <w:bottom w:val="none" w:sz="0" w:space="0" w:color="auto"/>
        <w:right w:val="none" w:sz="0" w:space="0" w:color="auto"/>
      </w:divBdr>
    </w:div>
    <w:div w:id="363986963">
      <w:marLeft w:val="0"/>
      <w:marRight w:val="0"/>
      <w:marTop w:val="0"/>
      <w:marBottom w:val="0"/>
      <w:divBdr>
        <w:top w:val="none" w:sz="0" w:space="0" w:color="auto"/>
        <w:left w:val="none" w:sz="0" w:space="0" w:color="auto"/>
        <w:bottom w:val="none" w:sz="0" w:space="0" w:color="auto"/>
        <w:right w:val="none" w:sz="0" w:space="0" w:color="auto"/>
      </w:divBdr>
    </w:div>
    <w:div w:id="365757469">
      <w:marLeft w:val="0"/>
      <w:marRight w:val="0"/>
      <w:marTop w:val="0"/>
      <w:marBottom w:val="0"/>
      <w:divBdr>
        <w:top w:val="none" w:sz="0" w:space="0" w:color="auto"/>
        <w:left w:val="none" w:sz="0" w:space="0" w:color="auto"/>
        <w:bottom w:val="none" w:sz="0" w:space="0" w:color="auto"/>
        <w:right w:val="none" w:sz="0" w:space="0" w:color="auto"/>
      </w:divBdr>
    </w:div>
    <w:div w:id="385573479">
      <w:marLeft w:val="0"/>
      <w:marRight w:val="0"/>
      <w:marTop w:val="0"/>
      <w:marBottom w:val="0"/>
      <w:divBdr>
        <w:top w:val="none" w:sz="0" w:space="0" w:color="auto"/>
        <w:left w:val="none" w:sz="0" w:space="0" w:color="auto"/>
        <w:bottom w:val="none" w:sz="0" w:space="0" w:color="auto"/>
        <w:right w:val="none" w:sz="0" w:space="0" w:color="auto"/>
      </w:divBdr>
    </w:div>
    <w:div w:id="396051103">
      <w:marLeft w:val="0"/>
      <w:marRight w:val="0"/>
      <w:marTop w:val="0"/>
      <w:marBottom w:val="0"/>
      <w:divBdr>
        <w:top w:val="none" w:sz="0" w:space="0" w:color="auto"/>
        <w:left w:val="none" w:sz="0" w:space="0" w:color="auto"/>
        <w:bottom w:val="none" w:sz="0" w:space="0" w:color="auto"/>
        <w:right w:val="none" w:sz="0" w:space="0" w:color="auto"/>
      </w:divBdr>
    </w:div>
    <w:div w:id="400061872">
      <w:marLeft w:val="0"/>
      <w:marRight w:val="0"/>
      <w:marTop w:val="0"/>
      <w:marBottom w:val="0"/>
      <w:divBdr>
        <w:top w:val="none" w:sz="0" w:space="0" w:color="auto"/>
        <w:left w:val="none" w:sz="0" w:space="0" w:color="auto"/>
        <w:bottom w:val="none" w:sz="0" w:space="0" w:color="auto"/>
        <w:right w:val="none" w:sz="0" w:space="0" w:color="auto"/>
      </w:divBdr>
    </w:div>
    <w:div w:id="433523370">
      <w:marLeft w:val="0"/>
      <w:marRight w:val="0"/>
      <w:marTop w:val="0"/>
      <w:marBottom w:val="0"/>
      <w:divBdr>
        <w:top w:val="none" w:sz="0" w:space="0" w:color="auto"/>
        <w:left w:val="none" w:sz="0" w:space="0" w:color="auto"/>
        <w:bottom w:val="none" w:sz="0" w:space="0" w:color="auto"/>
        <w:right w:val="none" w:sz="0" w:space="0" w:color="auto"/>
      </w:divBdr>
    </w:div>
    <w:div w:id="450589878">
      <w:marLeft w:val="0"/>
      <w:marRight w:val="0"/>
      <w:marTop w:val="0"/>
      <w:marBottom w:val="0"/>
      <w:divBdr>
        <w:top w:val="none" w:sz="0" w:space="0" w:color="auto"/>
        <w:left w:val="none" w:sz="0" w:space="0" w:color="auto"/>
        <w:bottom w:val="none" w:sz="0" w:space="0" w:color="auto"/>
        <w:right w:val="none" w:sz="0" w:space="0" w:color="auto"/>
      </w:divBdr>
    </w:div>
    <w:div w:id="464348074">
      <w:marLeft w:val="0"/>
      <w:marRight w:val="0"/>
      <w:marTop w:val="0"/>
      <w:marBottom w:val="0"/>
      <w:divBdr>
        <w:top w:val="none" w:sz="0" w:space="0" w:color="auto"/>
        <w:left w:val="none" w:sz="0" w:space="0" w:color="auto"/>
        <w:bottom w:val="none" w:sz="0" w:space="0" w:color="auto"/>
        <w:right w:val="none" w:sz="0" w:space="0" w:color="auto"/>
      </w:divBdr>
    </w:div>
    <w:div w:id="471295395">
      <w:marLeft w:val="0"/>
      <w:marRight w:val="0"/>
      <w:marTop w:val="0"/>
      <w:marBottom w:val="0"/>
      <w:divBdr>
        <w:top w:val="none" w:sz="0" w:space="0" w:color="auto"/>
        <w:left w:val="none" w:sz="0" w:space="0" w:color="auto"/>
        <w:bottom w:val="none" w:sz="0" w:space="0" w:color="auto"/>
        <w:right w:val="none" w:sz="0" w:space="0" w:color="auto"/>
      </w:divBdr>
    </w:div>
    <w:div w:id="479352396">
      <w:marLeft w:val="0"/>
      <w:marRight w:val="0"/>
      <w:marTop w:val="0"/>
      <w:marBottom w:val="0"/>
      <w:divBdr>
        <w:top w:val="none" w:sz="0" w:space="0" w:color="auto"/>
        <w:left w:val="none" w:sz="0" w:space="0" w:color="auto"/>
        <w:bottom w:val="none" w:sz="0" w:space="0" w:color="auto"/>
        <w:right w:val="none" w:sz="0" w:space="0" w:color="auto"/>
      </w:divBdr>
    </w:div>
    <w:div w:id="484011825">
      <w:marLeft w:val="0"/>
      <w:marRight w:val="0"/>
      <w:marTop w:val="0"/>
      <w:marBottom w:val="0"/>
      <w:divBdr>
        <w:top w:val="none" w:sz="0" w:space="0" w:color="auto"/>
        <w:left w:val="none" w:sz="0" w:space="0" w:color="auto"/>
        <w:bottom w:val="none" w:sz="0" w:space="0" w:color="auto"/>
        <w:right w:val="none" w:sz="0" w:space="0" w:color="auto"/>
      </w:divBdr>
    </w:div>
    <w:div w:id="486946972">
      <w:marLeft w:val="0"/>
      <w:marRight w:val="0"/>
      <w:marTop w:val="0"/>
      <w:marBottom w:val="0"/>
      <w:divBdr>
        <w:top w:val="none" w:sz="0" w:space="0" w:color="auto"/>
        <w:left w:val="none" w:sz="0" w:space="0" w:color="auto"/>
        <w:bottom w:val="none" w:sz="0" w:space="0" w:color="auto"/>
        <w:right w:val="none" w:sz="0" w:space="0" w:color="auto"/>
      </w:divBdr>
    </w:div>
    <w:div w:id="490872317">
      <w:marLeft w:val="0"/>
      <w:marRight w:val="0"/>
      <w:marTop w:val="0"/>
      <w:marBottom w:val="0"/>
      <w:divBdr>
        <w:top w:val="none" w:sz="0" w:space="0" w:color="auto"/>
        <w:left w:val="none" w:sz="0" w:space="0" w:color="auto"/>
        <w:bottom w:val="none" w:sz="0" w:space="0" w:color="auto"/>
        <w:right w:val="none" w:sz="0" w:space="0" w:color="auto"/>
      </w:divBdr>
    </w:div>
    <w:div w:id="493842204">
      <w:marLeft w:val="0"/>
      <w:marRight w:val="0"/>
      <w:marTop w:val="0"/>
      <w:marBottom w:val="0"/>
      <w:divBdr>
        <w:top w:val="none" w:sz="0" w:space="0" w:color="auto"/>
        <w:left w:val="none" w:sz="0" w:space="0" w:color="auto"/>
        <w:bottom w:val="none" w:sz="0" w:space="0" w:color="auto"/>
        <w:right w:val="none" w:sz="0" w:space="0" w:color="auto"/>
      </w:divBdr>
    </w:div>
    <w:div w:id="511919802">
      <w:marLeft w:val="0"/>
      <w:marRight w:val="0"/>
      <w:marTop w:val="0"/>
      <w:marBottom w:val="0"/>
      <w:divBdr>
        <w:top w:val="none" w:sz="0" w:space="0" w:color="auto"/>
        <w:left w:val="none" w:sz="0" w:space="0" w:color="auto"/>
        <w:bottom w:val="none" w:sz="0" w:space="0" w:color="auto"/>
        <w:right w:val="none" w:sz="0" w:space="0" w:color="auto"/>
      </w:divBdr>
    </w:div>
    <w:div w:id="513879389">
      <w:marLeft w:val="0"/>
      <w:marRight w:val="0"/>
      <w:marTop w:val="0"/>
      <w:marBottom w:val="0"/>
      <w:divBdr>
        <w:top w:val="none" w:sz="0" w:space="0" w:color="auto"/>
        <w:left w:val="none" w:sz="0" w:space="0" w:color="auto"/>
        <w:bottom w:val="none" w:sz="0" w:space="0" w:color="auto"/>
        <w:right w:val="none" w:sz="0" w:space="0" w:color="auto"/>
      </w:divBdr>
    </w:div>
    <w:div w:id="536747324">
      <w:marLeft w:val="0"/>
      <w:marRight w:val="0"/>
      <w:marTop w:val="0"/>
      <w:marBottom w:val="0"/>
      <w:divBdr>
        <w:top w:val="none" w:sz="0" w:space="0" w:color="auto"/>
        <w:left w:val="none" w:sz="0" w:space="0" w:color="auto"/>
        <w:bottom w:val="none" w:sz="0" w:space="0" w:color="auto"/>
        <w:right w:val="none" w:sz="0" w:space="0" w:color="auto"/>
      </w:divBdr>
    </w:div>
    <w:div w:id="548078262">
      <w:marLeft w:val="0"/>
      <w:marRight w:val="0"/>
      <w:marTop w:val="0"/>
      <w:marBottom w:val="0"/>
      <w:divBdr>
        <w:top w:val="none" w:sz="0" w:space="0" w:color="auto"/>
        <w:left w:val="none" w:sz="0" w:space="0" w:color="auto"/>
        <w:bottom w:val="none" w:sz="0" w:space="0" w:color="auto"/>
        <w:right w:val="none" w:sz="0" w:space="0" w:color="auto"/>
      </w:divBdr>
    </w:div>
    <w:div w:id="589581235">
      <w:marLeft w:val="0"/>
      <w:marRight w:val="0"/>
      <w:marTop w:val="0"/>
      <w:marBottom w:val="0"/>
      <w:divBdr>
        <w:top w:val="none" w:sz="0" w:space="0" w:color="auto"/>
        <w:left w:val="none" w:sz="0" w:space="0" w:color="auto"/>
        <w:bottom w:val="none" w:sz="0" w:space="0" w:color="auto"/>
        <w:right w:val="none" w:sz="0" w:space="0" w:color="auto"/>
      </w:divBdr>
    </w:div>
    <w:div w:id="620847149">
      <w:marLeft w:val="0"/>
      <w:marRight w:val="0"/>
      <w:marTop w:val="0"/>
      <w:marBottom w:val="0"/>
      <w:divBdr>
        <w:top w:val="none" w:sz="0" w:space="0" w:color="auto"/>
        <w:left w:val="none" w:sz="0" w:space="0" w:color="auto"/>
        <w:bottom w:val="none" w:sz="0" w:space="0" w:color="auto"/>
        <w:right w:val="none" w:sz="0" w:space="0" w:color="auto"/>
      </w:divBdr>
    </w:div>
    <w:div w:id="622419656">
      <w:marLeft w:val="0"/>
      <w:marRight w:val="0"/>
      <w:marTop w:val="0"/>
      <w:marBottom w:val="0"/>
      <w:divBdr>
        <w:top w:val="none" w:sz="0" w:space="0" w:color="auto"/>
        <w:left w:val="none" w:sz="0" w:space="0" w:color="auto"/>
        <w:bottom w:val="none" w:sz="0" w:space="0" w:color="auto"/>
        <w:right w:val="none" w:sz="0" w:space="0" w:color="auto"/>
      </w:divBdr>
    </w:div>
    <w:div w:id="624846214">
      <w:marLeft w:val="0"/>
      <w:marRight w:val="0"/>
      <w:marTop w:val="0"/>
      <w:marBottom w:val="0"/>
      <w:divBdr>
        <w:top w:val="none" w:sz="0" w:space="0" w:color="auto"/>
        <w:left w:val="none" w:sz="0" w:space="0" w:color="auto"/>
        <w:bottom w:val="none" w:sz="0" w:space="0" w:color="auto"/>
        <w:right w:val="none" w:sz="0" w:space="0" w:color="auto"/>
      </w:divBdr>
    </w:div>
    <w:div w:id="659239868">
      <w:marLeft w:val="0"/>
      <w:marRight w:val="0"/>
      <w:marTop w:val="0"/>
      <w:marBottom w:val="0"/>
      <w:divBdr>
        <w:top w:val="none" w:sz="0" w:space="0" w:color="auto"/>
        <w:left w:val="none" w:sz="0" w:space="0" w:color="auto"/>
        <w:bottom w:val="none" w:sz="0" w:space="0" w:color="auto"/>
        <w:right w:val="none" w:sz="0" w:space="0" w:color="auto"/>
      </w:divBdr>
    </w:div>
    <w:div w:id="692463834">
      <w:marLeft w:val="0"/>
      <w:marRight w:val="0"/>
      <w:marTop w:val="0"/>
      <w:marBottom w:val="0"/>
      <w:divBdr>
        <w:top w:val="none" w:sz="0" w:space="0" w:color="auto"/>
        <w:left w:val="none" w:sz="0" w:space="0" w:color="auto"/>
        <w:bottom w:val="none" w:sz="0" w:space="0" w:color="auto"/>
        <w:right w:val="none" w:sz="0" w:space="0" w:color="auto"/>
      </w:divBdr>
    </w:div>
    <w:div w:id="695080009">
      <w:marLeft w:val="0"/>
      <w:marRight w:val="0"/>
      <w:marTop w:val="0"/>
      <w:marBottom w:val="0"/>
      <w:divBdr>
        <w:top w:val="none" w:sz="0" w:space="0" w:color="auto"/>
        <w:left w:val="none" w:sz="0" w:space="0" w:color="auto"/>
        <w:bottom w:val="none" w:sz="0" w:space="0" w:color="auto"/>
        <w:right w:val="none" w:sz="0" w:space="0" w:color="auto"/>
      </w:divBdr>
    </w:div>
    <w:div w:id="727187998">
      <w:marLeft w:val="0"/>
      <w:marRight w:val="0"/>
      <w:marTop w:val="0"/>
      <w:marBottom w:val="0"/>
      <w:divBdr>
        <w:top w:val="none" w:sz="0" w:space="0" w:color="auto"/>
        <w:left w:val="none" w:sz="0" w:space="0" w:color="auto"/>
        <w:bottom w:val="none" w:sz="0" w:space="0" w:color="auto"/>
        <w:right w:val="none" w:sz="0" w:space="0" w:color="auto"/>
      </w:divBdr>
    </w:div>
    <w:div w:id="732778593">
      <w:marLeft w:val="0"/>
      <w:marRight w:val="0"/>
      <w:marTop w:val="0"/>
      <w:marBottom w:val="0"/>
      <w:divBdr>
        <w:top w:val="none" w:sz="0" w:space="0" w:color="auto"/>
        <w:left w:val="none" w:sz="0" w:space="0" w:color="auto"/>
        <w:bottom w:val="none" w:sz="0" w:space="0" w:color="auto"/>
        <w:right w:val="none" w:sz="0" w:space="0" w:color="auto"/>
      </w:divBdr>
    </w:div>
    <w:div w:id="778993114">
      <w:marLeft w:val="0"/>
      <w:marRight w:val="0"/>
      <w:marTop w:val="0"/>
      <w:marBottom w:val="0"/>
      <w:divBdr>
        <w:top w:val="none" w:sz="0" w:space="0" w:color="auto"/>
        <w:left w:val="none" w:sz="0" w:space="0" w:color="auto"/>
        <w:bottom w:val="none" w:sz="0" w:space="0" w:color="auto"/>
        <w:right w:val="none" w:sz="0" w:space="0" w:color="auto"/>
      </w:divBdr>
    </w:div>
    <w:div w:id="782380926">
      <w:marLeft w:val="0"/>
      <w:marRight w:val="0"/>
      <w:marTop w:val="0"/>
      <w:marBottom w:val="0"/>
      <w:divBdr>
        <w:top w:val="none" w:sz="0" w:space="0" w:color="auto"/>
        <w:left w:val="none" w:sz="0" w:space="0" w:color="auto"/>
        <w:bottom w:val="none" w:sz="0" w:space="0" w:color="auto"/>
        <w:right w:val="none" w:sz="0" w:space="0" w:color="auto"/>
      </w:divBdr>
    </w:div>
    <w:div w:id="794644400">
      <w:marLeft w:val="0"/>
      <w:marRight w:val="0"/>
      <w:marTop w:val="0"/>
      <w:marBottom w:val="0"/>
      <w:divBdr>
        <w:top w:val="none" w:sz="0" w:space="0" w:color="auto"/>
        <w:left w:val="none" w:sz="0" w:space="0" w:color="auto"/>
        <w:bottom w:val="none" w:sz="0" w:space="0" w:color="auto"/>
        <w:right w:val="none" w:sz="0" w:space="0" w:color="auto"/>
      </w:divBdr>
    </w:div>
    <w:div w:id="799998795">
      <w:marLeft w:val="0"/>
      <w:marRight w:val="0"/>
      <w:marTop w:val="0"/>
      <w:marBottom w:val="0"/>
      <w:divBdr>
        <w:top w:val="none" w:sz="0" w:space="0" w:color="auto"/>
        <w:left w:val="none" w:sz="0" w:space="0" w:color="auto"/>
        <w:bottom w:val="none" w:sz="0" w:space="0" w:color="auto"/>
        <w:right w:val="none" w:sz="0" w:space="0" w:color="auto"/>
      </w:divBdr>
    </w:div>
    <w:div w:id="806895612">
      <w:marLeft w:val="0"/>
      <w:marRight w:val="0"/>
      <w:marTop w:val="0"/>
      <w:marBottom w:val="0"/>
      <w:divBdr>
        <w:top w:val="none" w:sz="0" w:space="0" w:color="auto"/>
        <w:left w:val="none" w:sz="0" w:space="0" w:color="auto"/>
        <w:bottom w:val="none" w:sz="0" w:space="0" w:color="auto"/>
        <w:right w:val="none" w:sz="0" w:space="0" w:color="auto"/>
      </w:divBdr>
    </w:div>
    <w:div w:id="829558016">
      <w:marLeft w:val="0"/>
      <w:marRight w:val="0"/>
      <w:marTop w:val="0"/>
      <w:marBottom w:val="0"/>
      <w:divBdr>
        <w:top w:val="none" w:sz="0" w:space="0" w:color="auto"/>
        <w:left w:val="none" w:sz="0" w:space="0" w:color="auto"/>
        <w:bottom w:val="none" w:sz="0" w:space="0" w:color="auto"/>
        <w:right w:val="none" w:sz="0" w:space="0" w:color="auto"/>
      </w:divBdr>
    </w:div>
    <w:div w:id="830565502">
      <w:marLeft w:val="0"/>
      <w:marRight w:val="0"/>
      <w:marTop w:val="0"/>
      <w:marBottom w:val="0"/>
      <w:divBdr>
        <w:top w:val="none" w:sz="0" w:space="0" w:color="auto"/>
        <w:left w:val="none" w:sz="0" w:space="0" w:color="auto"/>
        <w:bottom w:val="none" w:sz="0" w:space="0" w:color="auto"/>
        <w:right w:val="none" w:sz="0" w:space="0" w:color="auto"/>
      </w:divBdr>
    </w:div>
    <w:div w:id="840463308">
      <w:marLeft w:val="0"/>
      <w:marRight w:val="0"/>
      <w:marTop w:val="0"/>
      <w:marBottom w:val="0"/>
      <w:divBdr>
        <w:top w:val="none" w:sz="0" w:space="0" w:color="auto"/>
        <w:left w:val="none" w:sz="0" w:space="0" w:color="auto"/>
        <w:bottom w:val="none" w:sz="0" w:space="0" w:color="auto"/>
        <w:right w:val="none" w:sz="0" w:space="0" w:color="auto"/>
      </w:divBdr>
    </w:div>
    <w:div w:id="841237307">
      <w:marLeft w:val="0"/>
      <w:marRight w:val="0"/>
      <w:marTop w:val="0"/>
      <w:marBottom w:val="0"/>
      <w:divBdr>
        <w:top w:val="none" w:sz="0" w:space="0" w:color="auto"/>
        <w:left w:val="none" w:sz="0" w:space="0" w:color="auto"/>
        <w:bottom w:val="none" w:sz="0" w:space="0" w:color="auto"/>
        <w:right w:val="none" w:sz="0" w:space="0" w:color="auto"/>
      </w:divBdr>
    </w:div>
    <w:div w:id="855384376">
      <w:marLeft w:val="0"/>
      <w:marRight w:val="0"/>
      <w:marTop w:val="0"/>
      <w:marBottom w:val="0"/>
      <w:divBdr>
        <w:top w:val="none" w:sz="0" w:space="0" w:color="auto"/>
        <w:left w:val="none" w:sz="0" w:space="0" w:color="auto"/>
        <w:bottom w:val="none" w:sz="0" w:space="0" w:color="auto"/>
        <w:right w:val="none" w:sz="0" w:space="0" w:color="auto"/>
      </w:divBdr>
    </w:div>
    <w:div w:id="883561241">
      <w:marLeft w:val="0"/>
      <w:marRight w:val="0"/>
      <w:marTop w:val="0"/>
      <w:marBottom w:val="0"/>
      <w:divBdr>
        <w:top w:val="none" w:sz="0" w:space="0" w:color="auto"/>
        <w:left w:val="none" w:sz="0" w:space="0" w:color="auto"/>
        <w:bottom w:val="none" w:sz="0" w:space="0" w:color="auto"/>
        <w:right w:val="none" w:sz="0" w:space="0" w:color="auto"/>
      </w:divBdr>
    </w:div>
    <w:div w:id="908199807">
      <w:marLeft w:val="0"/>
      <w:marRight w:val="0"/>
      <w:marTop w:val="0"/>
      <w:marBottom w:val="0"/>
      <w:divBdr>
        <w:top w:val="none" w:sz="0" w:space="0" w:color="auto"/>
        <w:left w:val="none" w:sz="0" w:space="0" w:color="auto"/>
        <w:bottom w:val="none" w:sz="0" w:space="0" w:color="auto"/>
        <w:right w:val="none" w:sz="0" w:space="0" w:color="auto"/>
      </w:divBdr>
    </w:div>
    <w:div w:id="927956361">
      <w:marLeft w:val="0"/>
      <w:marRight w:val="0"/>
      <w:marTop w:val="0"/>
      <w:marBottom w:val="0"/>
      <w:divBdr>
        <w:top w:val="none" w:sz="0" w:space="0" w:color="auto"/>
        <w:left w:val="none" w:sz="0" w:space="0" w:color="auto"/>
        <w:bottom w:val="none" w:sz="0" w:space="0" w:color="auto"/>
        <w:right w:val="none" w:sz="0" w:space="0" w:color="auto"/>
      </w:divBdr>
    </w:div>
    <w:div w:id="938609099">
      <w:marLeft w:val="0"/>
      <w:marRight w:val="0"/>
      <w:marTop w:val="0"/>
      <w:marBottom w:val="0"/>
      <w:divBdr>
        <w:top w:val="none" w:sz="0" w:space="0" w:color="auto"/>
        <w:left w:val="none" w:sz="0" w:space="0" w:color="auto"/>
        <w:bottom w:val="none" w:sz="0" w:space="0" w:color="auto"/>
        <w:right w:val="none" w:sz="0" w:space="0" w:color="auto"/>
      </w:divBdr>
    </w:div>
    <w:div w:id="943000024">
      <w:marLeft w:val="0"/>
      <w:marRight w:val="0"/>
      <w:marTop w:val="0"/>
      <w:marBottom w:val="0"/>
      <w:divBdr>
        <w:top w:val="none" w:sz="0" w:space="0" w:color="auto"/>
        <w:left w:val="none" w:sz="0" w:space="0" w:color="auto"/>
        <w:bottom w:val="none" w:sz="0" w:space="0" w:color="auto"/>
        <w:right w:val="none" w:sz="0" w:space="0" w:color="auto"/>
      </w:divBdr>
    </w:div>
    <w:div w:id="980496558">
      <w:marLeft w:val="0"/>
      <w:marRight w:val="0"/>
      <w:marTop w:val="0"/>
      <w:marBottom w:val="0"/>
      <w:divBdr>
        <w:top w:val="none" w:sz="0" w:space="0" w:color="auto"/>
        <w:left w:val="none" w:sz="0" w:space="0" w:color="auto"/>
        <w:bottom w:val="none" w:sz="0" w:space="0" w:color="auto"/>
        <w:right w:val="none" w:sz="0" w:space="0" w:color="auto"/>
      </w:divBdr>
    </w:div>
    <w:div w:id="994533358">
      <w:marLeft w:val="0"/>
      <w:marRight w:val="0"/>
      <w:marTop w:val="0"/>
      <w:marBottom w:val="0"/>
      <w:divBdr>
        <w:top w:val="none" w:sz="0" w:space="0" w:color="auto"/>
        <w:left w:val="none" w:sz="0" w:space="0" w:color="auto"/>
        <w:bottom w:val="none" w:sz="0" w:space="0" w:color="auto"/>
        <w:right w:val="none" w:sz="0" w:space="0" w:color="auto"/>
      </w:divBdr>
    </w:div>
    <w:div w:id="1017736411">
      <w:marLeft w:val="0"/>
      <w:marRight w:val="0"/>
      <w:marTop w:val="0"/>
      <w:marBottom w:val="0"/>
      <w:divBdr>
        <w:top w:val="none" w:sz="0" w:space="0" w:color="auto"/>
        <w:left w:val="none" w:sz="0" w:space="0" w:color="auto"/>
        <w:bottom w:val="none" w:sz="0" w:space="0" w:color="auto"/>
        <w:right w:val="none" w:sz="0" w:space="0" w:color="auto"/>
      </w:divBdr>
    </w:div>
    <w:div w:id="1027681205">
      <w:marLeft w:val="0"/>
      <w:marRight w:val="0"/>
      <w:marTop w:val="0"/>
      <w:marBottom w:val="0"/>
      <w:divBdr>
        <w:top w:val="none" w:sz="0" w:space="0" w:color="auto"/>
        <w:left w:val="none" w:sz="0" w:space="0" w:color="auto"/>
        <w:bottom w:val="none" w:sz="0" w:space="0" w:color="auto"/>
        <w:right w:val="none" w:sz="0" w:space="0" w:color="auto"/>
      </w:divBdr>
    </w:div>
    <w:div w:id="1035351798">
      <w:marLeft w:val="0"/>
      <w:marRight w:val="0"/>
      <w:marTop w:val="0"/>
      <w:marBottom w:val="0"/>
      <w:divBdr>
        <w:top w:val="none" w:sz="0" w:space="0" w:color="auto"/>
        <w:left w:val="none" w:sz="0" w:space="0" w:color="auto"/>
        <w:bottom w:val="none" w:sz="0" w:space="0" w:color="auto"/>
        <w:right w:val="none" w:sz="0" w:space="0" w:color="auto"/>
      </w:divBdr>
    </w:div>
    <w:div w:id="1043292646">
      <w:marLeft w:val="0"/>
      <w:marRight w:val="0"/>
      <w:marTop w:val="0"/>
      <w:marBottom w:val="0"/>
      <w:divBdr>
        <w:top w:val="none" w:sz="0" w:space="0" w:color="auto"/>
        <w:left w:val="none" w:sz="0" w:space="0" w:color="auto"/>
        <w:bottom w:val="none" w:sz="0" w:space="0" w:color="auto"/>
        <w:right w:val="none" w:sz="0" w:space="0" w:color="auto"/>
      </w:divBdr>
    </w:div>
    <w:div w:id="1059550143">
      <w:marLeft w:val="0"/>
      <w:marRight w:val="0"/>
      <w:marTop w:val="0"/>
      <w:marBottom w:val="0"/>
      <w:divBdr>
        <w:top w:val="none" w:sz="0" w:space="0" w:color="auto"/>
        <w:left w:val="none" w:sz="0" w:space="0" w:color="auto"/>
        <w:bottom w:val="none" w:sz="0" w:space="0" w:color="auto"/>
        <w:right w:val="none" w:sz="0" w:space="0" w:color="auto"/>
      </w:divBdr>
    </w:div>
    <w:div w:id="1064068545">
      <w:marLeft w:val="0"/>
      <w:marRight w:val="0"/>
      <w:marTop w:val="0"/>
      <w:marBottom w:val="0"/>
      <w:divBdr>
        <w:top w:val="none" w:sz="0" w:space="0" w:color="auto"/>
        <w:left w:val="none" w:sz="0" w:space="0" w:color="auto"/>
        <w:bottom w:val="none" w:sz="0" w:space="0" w:color="auto"/>
        <w:right w:val="none" w:sz="0" w:space="0" w:color="auto"/>
      </w:divBdr>
    </w:div>
    <w:div w:id="1075205211">
      <w:marLeft w:val="0"/>
      <w:marRight w:val="0"/>
      <w:marTop w:val="0"/>
      <w:marBottom w:val="0"/>
      <w:divBdr>
        <w:top w:val="none" w:sz="0" w:space="0" w:color="auto"/>
        <w:left w:val="none" w:sz="0" w:space="0" w:color="auto"/>
        <w:bottom w:val="none" w:sz="0" w:space="0" w:color="auto"/>
        <w:right w:val="none" w:sz="0" w:space="0" w:color="auto"/>
      </w:divBdr>
    </w:div>
    <w:div w:id="1079252121">
      <w:marLeft w:val="0"/>
      <w:marRight w:val="0"/>
      <w:marTop w:val="0"/>
      <w:marBottom w:val="0"/>
      <w:divBdr>
        <w:top w:val="none" w:sz="0" w:space="0" w:color="auto"/>
        <w:left w:val="none" w:sz="0" w:space="0" w:color="auto"/>
        <w:bottom w:val="none" w:sz="0" w:space="0" w:color="auto"/>
        <w:right w:val="none" w:sz="0" w:space="0" w:color="auto"/>
      </w:divBdr>
    </w:div>
    <w:div w:id="1092579588">
      <w:marLeft w:val="0"/>
      <w:marRight w:val="0"/>
      <w:marTop w:val="0"/>
      <w:marBottom w:val="0"/>
      <w:divBdr>
        <w:top w:val="none" w:sz="0" w:space="0" w:color="auto"/>
        <w:left w:val="none" w:sz="0" w:space="0" w:color="auto"/>
        <w:bottom w:val="none" w:sz="0" w:space="0" w:color="auto"/>
        <w:right w:val="none" w:sz="0" w:space="0" w:color="auto"/>
      </w:divBdr>
    </w:div>
    <w:div w:id="1096441829">
      <w:marLeft w:val="0"/>
      <w:marRight w:val="0"/>
      <w:marTop w:val="0"/>
      <w:marBottom w:val="0"/>
      <w:divBdr>
        <w:top w:val="none" w:sz="0" w:space="0" w:color="auto"/>
        <w:left w:val="none" w:sz="0" w:space="0" w:color="auto"/>
        <w:bottom w:val="none" w:sz="0" w:space="0" w:color="auto"/>
        <w:right w:val="none" w:sz="0" w:space="0" w:color="auto"/>
      </w:divBdr>
    </w:div>
    <w:div w:id="1110660194">
      <w:marLeft w:val="0"/>
      <w:marRight w:val="0"/>
      <w:marTop w:val="0"/>
      <w:marBottom w:val="0"/>
      <w:divBdr>
        <w:top w:val="none" w:sz="0" w:space="0" w:color="auto"/>
        <w:left w:val="none" w:sz="0" w:space="0" w:color="auto"/>
        <w:bottom w:val="none" w:sz="0" w:space="0" w:color="auto"/>
        <w:right w:val="none" w:sz="0" w:space="0" w:color="auto"/>
      </w:divBdr>
    </w:div>
    <w:div w:id="1144004672">
      <w:marLeft w:val="0"/>
      <w:marRight w:val="0"/>
      <w:marTop w:val="0"/>
      <w:marBottom w:val="0"/>
      <w:divBdr>
        <w:top w:val="none" w:sz="0" w:space="0" w:color="auto"/>
        <w:left w:val="none" w:sz="0" w:space="0" w:color="auto"/>
        <w:bottom w:val="none" w:sz="0" w:space="0" w:color="auto"/>
        <w:right w:val="none" w:sz="0" w:space="0" w:color="auto"/>
      </w:divBdr>
    </w:div>
    <w:div w:id="1148284302">
      <w:marLeft w:val="0"/>
      <w:marRight w:val="0"/>
      <w:marTop w:val="0"/>
      <w:marBottom w:val="0"/>
      <w:divBdr>
        <w:top w:val="none" w:sz="0" w:space="0" w:color="auto"/>
        <w:left w:val="none" w:sz="0" w:space="0" w:color="auto"/>
        <w:bottom w:val="none" w:sz="0" w:space="0" w:color="auto"/>
        <w:right w:val="none" w:sz="0" w:space="0" w:color="auto"/>
      </w:divBdr>
    </w:div>
    <w:div w:id="1149595961">
      <w:marLeft w:val="0"/>
      <w:marRight w:val="0"/>
      <w:marTop w:val="0"/>
      <w:marBottom w:val="0"/>
      <w:divBdr>
        <w:top w:val="none" w:sz="0" w:space="0" w:color="auto"/>
        <w:left w:val="none" w:sz="0" w:space="0" w:color="auto"/>
        <w:bottom w:val="none" w:sz="0" w:space="0" w:color="auto"/>
        <w:right w:val="none" w:sz="0" w:space="0" w:color="auto"/>
      </w:divBdr>
    </w:div>
    <w:div w:id="1153184047">
      <w:marLeft w:val="0"/>
      <w:marRight w:val="0"/>
      <w:marTop w:val="0"/>
      <w:marBottom w:val="0"/>
      <w:divBdr>
        <w:top w:val="none" w:sz="0" w:space="0" w:color="auto"/>
        <w:left w:val="none" w:sz="0" w:space="0" w:color="auto"/>
        <w:bottom w:val="none" w:sz="0" w:space="0" w:color="auto"/>
        <w:right w:val="none" w:sz="0" w:space="0" w:color="auto"/>
      </w:divBdr>
    </w:div>
    <w:div w:id="1153255993">
      <w:marLeft w:val="0"/>
      <w:marRight w:val="0"/>
      <w:marTop w:val="0"/>
      <w:marBottom w:val="0"/>
      <w:divBdr>
        <w:top w:val="none" w:sz="0" w:space="0" w:color="auto"/>
        <w:left w:val="none" w:sz="0" w:space="0" w:color="auto"/>
        <w:bottom w:val="none" w:sz="0" w:space="0" w:color="auto"/>
        <w:right w:val="none" w:sz="0" w:space="0" w:color="auto"/>
      </w:divBdr>
    </w:div>
    <w:div w:id="1175650441">
      <w:marLeft w:val="0"/>
      <w:marRight w:val="0"/>
      <w:marTop w:val="0"/>
      <w:marBottom w:val="0"/>
      <w:divBdr>
        <w:top w:val="none" w:sz="0" w:space="0" w:color="auto"/>
        <w:left w:val="none" w:sz="0" w:space="0" w:color="auto"/>
        <w:bottom w:val="none" w:sz="0" w:space="0" w:color="auto"/>
        <w:right w:val="none" w:sz="0" w:space="0" w:color="auto"/>
      </w:divBdr>
    </w:div>
    <w:div w:id="1176918305">
      <w:marLeft w:val="0"/>
      <w:marRight w:val="0"/>
      <w:marTop w:val="0"/>
      <w:marBottom w:val="0"/>
      <w:divBdr>
        <w:top w:val="none" w:sz="0" w:space="0" w:color="auto"/>
        <w:left w:val="none" w:sz="0" w:space="0" w:color="auto"/>
        <w:bottom w:val="none" w:sz="0" w:space="0" w:color="auto"/>
        <w:right w:val="none" w:sz="0" w:space="0" w:color="auto"/>
      </w:divBdr>
    </w:div>
    <w:div w:id="1187908546">
      <w:marLeft w:val="0"/>
      <w:marRight w:val="0"/>
      <w:marTop w:val="0"/>
      <w:marBottom w:val="0"/>
      <w:divBdr>
        <w:top w:val="none" w:sz="0" w:space="0" w:color="auto"/>
        <w:left w:val="none" w:sz="0" w:space="0" w:color="auto"/>
        <w:bottom w:val="none" w:sz="0" w:space="0" w:color="auto"/>
        <w:right w:val="none" w:sz="0" w:space="0" w:color="auto"/>
      </w:divBdr>
    </w:div>
    <w:div w:id="1195003591">
      <w:marLeft w:val="0"/>
      <w:marRight w:val="0"/>
      <w:marTop w:val="0"/>
      <w:marBottom w:val="0"/>
      <w:divBdr>
        <w:top w:val="none" w:sz="0" w:space="0" w:color="auto"/>
        <w:left w:val="none" w:sz="0" w:space="0" w:color="auto"/>
        <w:bottom w:val="none" w:sz="0" w:space="0" w:color="auto"/>
        <w:right w:val="none" w:sz="0" w:space="0" w:color="auto"/>
      </w:divBdr>
    </w:div>
    <w:div w:id="1220701697">
      <w:marLeft w:val="0"/>
      <w:marRight w:val="0"/>
      <w:marTop w:val="0"/>
      <w:marBottom w:val="0"/>
      <w:divBdr>
        <w:top w:val="none" w:sz="0" w:space="0" w:color="auto"/>
        <w:left w:val="none" w:sz="0" w:space="0" w:color="auto"/>
        <w:bottom w:val="none" w:sz="0" w:space="0" w:color="auto"/>
        <w:right w:val="none" w:sz="0" w:space="0" w:color="auto"/>
      </w:divBdr>
    </w:div>
    <w:div w:id="1230117753">
      <w:marLeft w:val="0"/>
      <w:marRight w:val="0"/>
      <w:marTop w:val="0"/>
      <w:marBottom w:val="0"/>
      <w:divBdr>
        <w:top w:val="none" w:sz="0" w:space="0" w:color="auto"/>
        <w:left w:val="none" w:sz="0" w:space="0" w:color="auto"/>
        <w:bottom w:val="none" w:sz="0" w:space="0" w:color="auto"/>
        <w:right w:val="none" w:sz="0" w:space="0" w:color="auto"/>
      </w:divBdr>
    </w:div>
    <w:div w:id="1244218447">
      <w:marLeft w:val="0"/>
      <w:marRight w:val="0"/>
      <w:marTop w:val="0"/>
      <w:marBottom w:val="0"/>
      <w:divBdr>
        <w:top w:val="none" w:sz="0" w:space="0" w:color="auto"/>
        <w:left w:val="none" w:sz="0" w:space="0" w:color="auto"/>
        <w:bottom w:val="none" w:sz="0" w:space="0" w:color="auto"/>
        <w:right w:val="none" w:sz="0" w:space="0" w:color="auto"/>
      </w:divBdr>
    </w:div>
    <w:div w:id="1262104822">
      <w:marLeft w:val="0"/>
      <w:marRight w:val="0"/>
      <w:marTop w:val="0"/>
      <w:marBottom w:val="0"/>
      <w:divBdr>
        <w:top w:val="none" w:sz="0" w:space="0" w:color="auto"/>
        <w:left w:val="none" w:sz="0" w:space="0" w:color="auto"/>
        <w:bottom w:val="none" w:sz="0" w:space="0" w:color="auto"/>
        <w:right w:val="none" w:sz="0" w:space="0" w:color="auto"/>
      </w:divBdr>
    </w:div>
    <w:div w:id="1266116027">
      <w:marLeft w:val="0"/>
      <w:marRight w:val="0"/>
      <w:marTop w:val="0"/>
      <w:marBottom w:val="0"/>
      <w:divBdr>
        <w:top w:val="none" w:sz="0" w:space="0" w:color="auto"/>
        <w:left w:val="none" w:sz="0" w:space="0" w:color="auto"/>
        <w:bottom w:val="none" w:sz="0" w:space="0" w:color="auto"/>
        <w:right w:val="none" w:sz="0" w:space="0" w:color="auto"/>
      </w:divBdr>
    </w:div>
    <w:div w:id="1276788656">
      <w:marLeft w:val="0"/>
      <w:marRight w:val="0"/>
      <w:marTop w:val="0"/>
      <w:marBottom w:val="0"/>
      <w:divBdr>
        <w:top w:val="none" w:sz="0" w:space="0" w:color="auto"/>
        <w:left w:val="none" w:sz="0" w:space="0" w:color="auto"/>
        <w:bottom w:val="none" w:sz="0" w:space="0" w:color="auto"/>
        <w:right w:val="none" w:sz="0" w:space="0" w:color="auto"/>
      </w:divBdr>
    </w:div>
    <w:div w:id="1301955205">
      <w:marLeft w:val="0"/>
      <w:marRight w:val="0"/>
      <w:marTop w:val="0"/>
      <w:marBottom w:val="0"/>
      <w:divBdr>
        <w:top w:val="none" w:sz="0" w:space="0" w:color="auto"/>
        <w:left w:val="none" w:sz="0" w:space="0" w:color="auto"/>
        <w:bottom w:val="none" w:sz="0" w:space="0" w:color="auto"/>
        <w:right w:val="none" w:sz="0" w:space="0" w:color="auto"/>
      </w:divBdr>
    </w:div>
    <w:div w:id="1356887755">
      <w:marLeft w:val="0"/>
      <w:marRight w:val="0"/>
      <w:marTop w:val="0"/>
      <w:marBottom w:val="0"/>
      <w:divBdr>
        <w:top w:val="none" w:sz="0" w:space="0" w:color="auto"/>
        <w:left w:val="none" w:sz="0" w:space="0" w:color="auto"/>
        <w:bottom w:val="none" w:sz="0" w:space="0" w:color="auto"/>
        <w:right w:val="none" w:sz="0" w:space="0" w:color="auto"/>
      </w:divBdr>
    </w:div>
    <w:div w:id="1359816979">
      <w:marLeft w:val="0"/>
      <w:marRight w:val="0"/>
      <w:marTop w:val="0"/>
      <w:marBottom w:val="0"/>
      <w:divBdr>
        <w:top w:val="none" w:sz="0" w:space="0" w:color="auto"/>
        <w:left w:val="none" w:sz="0" w:space="0" w:color="auto"/>
        <w:bottom w:val="none" w:sz="0" w:space="0" w:color="auto"/>
        <w:right w:val="none" w:sz="0" w:space="0" w:color="auto"/>
      </w:divBdr>
    </w:div>
    <w:div w:id="1360202443">
      <w:marLeft w:val="0"/>
      <w:marRight w:val="0"/>
      <w:marTop w:val="0"/>
      <w:marBottom w:val="0"/>
      <w:divBdr>
        <w:top w:val="none" w:sz="0" w:space="0" w:color="auto"/>
        <w:left w:val="none" w:sz="0" w:space="0" w:color="auto"/>
        <w:bottom w:val="none" w:sz="0" w:space="0" w:color="auto"/>
        <w:right w:val="none" w:sz="0" w:space="0" w:color="auto"/>
      </w:divBdr>
    </w:div>
    <w:div w:id="1371032239">
      <w:marLeft w:val="0"/>
      <w:marRight w:val="0"/>
      <w:marTop w:val="0"/>
      <w:marBottom w:val="0"/>
      <w:divBdr>
        <w:top w:val="none" w:sz="0" w:space="0" w:color="auto"/>
        <w:left w:val="none" w:sz="0" w:space="0" w:color="auto"/>
        <w:bottom w:val="none" w:sz="0" w:space="0" w:color="auto"/>
        <w:right w:val="none" w:sz="0" w:space="0" w:color="auto"/>
      </w:divBdr>
    </w:div>
    <w:div w:id="1372993385">
      <w:marLeft w:val="0"/>
      <w:marRight w:val="0"/>
      <w:marTop w:val="0"/>
      <w:marBottom w:val="0"/>
      <w:divBdr>
        <w:top w:val="none" w:sz="0" w:space="0" w:color="auto"/>
        <w:left w:val="none" w:sz="0" w:space="0" w:color="auto"/>
        <w:bottom w:val="none" w:sz="0" w:space="0" w:color="auto"/>
        <w:right w:val="none" w:sz="0" w:space="0" w:color="auto"/>
      </w:divBdr>
    </w:div>
    <w:div w:id="1392192429">
      <w:marLeft w:val="0"/>
      <w:marRight w:val="0"/>
      <w:marTop w:val="0"/>
      <w:marBottom w:val="0"/>
      <w:divBdr>
        <w:top w:val="none" w:sz="0" w:space="0" w:color="auto"/>
        <w:left w:val="none" w:sz="0" w:space="0" w:color="auto"/>
        <w:bottom w:val="none" w:sz="0" w:space="0" w:color="auto"/>
        <w:right w:val="none" w:sz="0" w:space="0" w:color="auto"/>
      </w:divBdr>
    </w:div>
    <w:div w:id="1396856487">
      <w:marLeft w:val="0"/>
      <w:marRight w:val="0"/>
      <w:marTop w:val="0"/>
      <w:marBottom w:val="0"/>
      <w:divBdr>
        <w:top w:val="none" w:sz="0" w:space="0" w:color="auto"/>
        <w:left w:val="none" w:sz="0" w:space="0" w:color="auto"/>
        <w:bottom w:val="none" w:sz="0" w:space="0" w:color="auto"/>
        <w:right w:val="none" w:sz="0" w:space="0" w:color="auto"/>
      </w:divBdr>
    </w:div>
    <w:div w:id="1416777344">
      <w:marLeft w:val="0"/>
      <w:marRight w:val="0"/>
      <w:marTop w:val="0"/>
      <w:marBottom w:val="0"/>
      <w:divBdr>
        <w:top w:val="none" w:sz="0" w:space="0" w:color="auto"/>
        <w:left w:val="none" w:sz="0" w:space="0" w:color="auto"/>
        <w:bottom w:val="none" w:sz="0" w:space="0" w:color="auto"/>
        <w:right w:val="none" w:sz="0" w:space="0" w:color="auto"/>
      </w:divBdr>
    </w:div>
    <w:div w:id="1421101550">
      <w:marLeft w:val="0"/>
      <w:marRight w:val="0"/>
      <w:marTop w:val="0"/>
      <w:marBottom w:val="0"/>
      <w:divBdr>
        <w:top w:val="none" w:sz="0" w:space="0" w:color="auto"/>
        <w:left w:val="none" w:sz="0" w:space="0" w:color="auto"/>
        <w:bottom w:val="none" w:sz="0" w:space="0" w:color="auto"/>
        <w:right w:val="none" w:sz="0" w:space="0" w:color="auto"/>
      </w:divBdr>
    </w:div>
    <w:div w:id="1434134098">
      <w:marLeft w:val="0"/>
      <w:marRight w:val="0"/>
      <w:marTop w:val="0"/>
      <w:marBottom w:val="0"/>
      <w:divBdr>
        <w:top w:val="none" w:sz="0" w:space="0" w:color="auto"/>
        <w:left w:val="none" w:sz="0" w:space="0" w:color="auto"/>
        <w:bottom w:val="none" w:sz="0" w:space="0" w:color="auto"/>
        <w:right w:val="none" w:sz="0" w:space="0" w:color="auto"/>
      </w:divBdr>
    </w:div>
    <w:div w:id="1456631482">
      <w:marLeft w:val="0"/>
      <w:marRight w:val="0"/>
      <w:marTop w:val="0"/>
      <w:marBottom w:val="0"/>
      <w:divBdr>
        <w:top w:val="none" w:sz="0" w:space="0" w:color="auto"/>
        <w:left w:val="none" w:sz="0" w:space="0" w:color="auto"/>
        <w:bottom w:val="none" w:sz="0" w:space="0" w:color="auto"/>
        <w:right w:val="none" w:sz="0" w:space="0" w:color="auto"/>
      </w:divBdr>
    </w:div>
    <w:div w:id="1460875633">
      <w:marLeft w:val="0"/>
      <w:marRight w:val="0"/>
      <w:marTop w:val="0"/>
      <w:marBottom w:val="0"/>
      <w:divBdr>
        <w:top w:val="none" w:sz="0" w:space="0" w:color="auto"/>
        <w:left w:val="none" w:sz="0" w:space="0" w:color="auto"/>
        <w:bottom w:val="none" w:sz="0" w:space="0" w:color="auto"/>
        <w:right w:val="none" w:sz="0" w:space="0" w:color="auto"/>
      </w:divBdr>
    </w:div>
    <w:div w:id="1483153622">
      <w:marLeft w:val="0"/>
      <w:marRight w:val="0"/>
      <w:marTop w:val="0"/>
      <w:marBottom w:val="0"/>
      <w:divBdr>
        <w:top w:val="none" w:sz="0" w:space="0" w:color="auto"/>
        <w:left w:val="none" w:sz="0" w:space="0" w:color="auto"/>
        <w:bottom w:val="none" w:sz="0" w:space="0" w:color="auto"/>
        <w:right w:val="none" w:sz="0" w:space="0" w:color="auto"/>
      </w:divBdr>
    </w:div>
    <w:div w:id="1491406187">
      <w:marLeft w:val="0"/>
      <w:marRight w:val="0"/>
      <w:marTop w:val="0"/>
      <w:marBottom w:val="0"/>
      <w:divBdr>
        <w:top w:val="none" w:sz="0" w:space="0" w:color="auto"/>
        <w:left w:val="none" w:sz="0" w:space="0" w:color="auto"/>
        <w:bottom w:val="none" w:sz="0" w:space="0" w:color="auto"/>
        <w:right w:val="none" w:sz="0" w:space="0" w:color="auto"/>
      </w:divBdr>
    </w:div>
    <w:div w:id="1492985528">
      <w:marLeft w:val="0"/>
      <w:marRight w:val="0"/>
      <w:marTop w:val="0"/>
      <w:marBottom w:val="0"/>
      <w:divBdr>
        <w:top w:val="none" w:sz="0" w:space="0" w:color="auto"/>
        <w:left w:val="none" w:sz="0" w:space="0" w:color="auto"/>
        <w:bottom w:val="none" w:sz="0" w:space="0" w:color="auto"/>
        <w:right w:val="none" w:sz="0" w:space="0" w:color="auto"/>
      </w:divBdr>
    </w:div>
    <w:div w:id="1507597476">
      <w:marLeft w:val="0"/>
      <w:marRight w:val="0"/>
      <w:marTop w:val="0"/>
      <w:marBottom w:val="0"/>
      <w:divBdr>
        <w:top w:val="none" w:sz="0" w:space="0" w:color="auto"/>
        <w:left w:val="none" w:sz="0" w:space="0" w:color="auto"/>
        <w:bottom w:val="none" w:sz="0" w:space="0" w:color="auto"/>
        <w:right w:val="none" w:sz="0" w:space="0" w:color="auto"/>
      </w:divBdr>
    </w:div>
    <w:div w:id="1515651488">
      <w:marLeft w:val="0"/>
      <w:marRight w:val="0"/>
      <w:marTop w:val="0"/>
      <w:marBottom w:val="0"/>
      <w:divBdr>
        <w:top w:val="none" w:sz="0" w:space="0" w:color="auto"/>
        <w:left w:val="none" w:sz="0" w:space="0" w:color="auto"/>
        <w:bottom w:val="none" w:sz="0" w:space="0" w:color="auto"/>
        <w:right w:val="none" w:sz="0" w:space="0" w:color="auto"/>
      </w:divBdr>
    </w:div>
    <w:div w:id="1525748782">
      <w:marLeft w:val="0"/>
      <w:marRight w:val="0"/>
      <w:marTop w:val="0"/>
      <w:marBottom w:val="0"/>
      <w:divBdr>
        <w:top w:val="none" w:sz="0" w:space="0" w:color="auto"/>
        <w:left w:val="none" w:sz="0" w:space="0" w:color="auto"/>
        <w:bottom w:val="none" w:sz="0" w:space="0" w:color="auto"/>
        <w:right w:val="none" w:sz="0" w:space="0" w:color="auto"/>
      </w:divBdr>
    </w:div>
    <w:div w:id="1527912570">
      <w:marLeft w:val="0"/>
      <w:marRight w:val="0"/>
      <w:marTop w:val="0"/>
      <w:marBottom w:val="0"/>
      <w:divBdr>
        <w:top w:val="none" w:sz="0" w:space="0" w:color="auto"/>
        <w:left w:val="none" w:sz="0" w:space="0" w:color="auto"/>
        <w:bottom w:val="none" w:sz="0" w:space="0" w:color="auto"/>
        <w:right w:val="none" w:sz="0" w:space="0" w:color="auto"/>
      </w:divBdr>
    </w:div>
    <w:div w:id="1540894753">
      <w:marLeft w:val="0"/>
      <w:marRight w:val="0"/>
      <w:marTop w:val="0"/>
      <w:marBottom w:val="0"/>
      <w:divBdr>
        <w:top w:val="none" w:sz="0" w:space="0" w:color="auto"/>
        <w:left w:val="none" w:sz="0" w:space="0" w:color="auto"/>
        <w:bottom w:val="none" w:sz="0" w:space="0" w:color="auto"/>
        <w:right w:val="none" w:sz="0" w:space="0" w:color="auto"/>
      </w:divBdr>
    </w:div>
    <w:div w:id="1568563871">
      <w:marLeft w:val="0"/>
      <w:marRight w:val="0"/>
      <w:marTop w:val="0"/>
      <w:marBottom w:val="0"/>
      <w:divBdr>
        <w:top w:val="none" w:sz="0" w:space="0" w:color="auto"/>
        <w:left w:val="none" w:sz="0" w:space="0" w:color="auto"/>
        <w:bottom w:val="none" w:sz="0" w:space="0" w:color="auto"/>
        <w:right w:val="none" w:sz="0" w:space="0" w:color="auto"/>
      </w:divBdr>
    </w:div>
    <w:div w:id="1593204985">
      <w:marLeft w:val="0"/>
      <w:marRight w:val="0"/>
      <w:marTop w:val="0"/>
      <w:marBottom w:val="0"/>
      <w:divBdr>
        <w:top w:val="none" w:sz="0" w:space="0" w:color="auto"/>
        <w:left w:val="none" w:sz="0" w:space="0" w:color="auto"/>
        <w:bottom w:val="none" w:sz="0" w:space="0" w:color="auto"/>
        <w:right w:val="none" w:sz="0" w:space="0" w:color="auto"/>
      </w:divBdr>
    </w:div>
    <w:div w:id="1612273941">
      <w:marLeft w:val="0"/>
      <w:marRight w:val="0"/>
      <w:marTop w:val="0"/>
      <w:marBottom w:val="0"/>
      <w:divBdr>
        <w:top w:val="none" w:sz="0" w:space="0" w:color="auto"/>
        <w:left w:val="none" w:sz="0" w:space="0" w:color="auto"/>
        <w:bottom w:val="none" w:sz="0" w:space="0" w:color="auto"/>
        <w:right w:val="none" w:sz="0" w:space="0" w:color="auto"/>
      </w:divBdr>
    </w:div>
    <w:div w:id="1616399352">
      <w:marLeft w:val="0"/>
      <w:marRight w:val="0"/>
      <w:marTop w:val="0"/>
      <w:marBottom w:val="0"/>
      <w:divBdr>
        <w:top w:val="none" w:sz="0" w:space="0" w:color="auto"/>
        <w:left w:val="none" w:sz="0" w:space="0" w:color="auto"/>
        <w:bottom w:val="none" w:sz="0" w:space="0" w:color="auto"/>
        <w:right w:val="none" w:sz="0" w:space="0" w:color="auto"/>
      </w:divBdr>
    </w:div>
    <w:div w:id="1617326231">
      <w:marLeft w:val="0"/>
      <w:marRight w:val="0"/>
      <w:marTop w:val="0"/>
      <w:marBottom w:val="0"/>
      <w:divBdr>
        <w:top w:val="none" w:sz="0" w:space="0" w:color="auto"/>
        <w:left w:val="none" w:sz="0" w:space="0" w:color="auto"/>
        <w:bottom w:val="none" w:sz="0" w:space="0" w:color="auto"/>
        <w:right w:val="none" w:sz="0" w:space="0" w:color="auto"/>
      </w:divBdr>
    </w:div>
    <w:div w:id="1626622200">
      <w:marLeft w:val="0"/>
      <w:marRight w:val="0"/>
      <w:marTop w:val="0"/>
      <w:marBottom w:val="0"/>
      <w:divBdr>
        <w:top w:val="none" w:sz="0" w:space="0" w:color="auto"/>
        <w:left w:val="none" w:sz="0" w:space="0" w:color="auto"/>
        <w:bottom w:val="none" w:sz="0" w:space="0" w:color="auto"/>
        <w:right w:val="none" w:sz="0" w:space="0" w:color="auto"/>
      </w:divBdr>
    </w:div>
    <w:div w:id="1682009696">
      <w:marLeft w:val="0"/>
      <w:marRight w:val="0"/>
      <w:marTop w:val="0"/>
      <w:marBottom w:val="0"/>
      <w:divBdr>
        <w:top w:val="none" w:sz="0" w:space="0" w:color="auto"/>
        <w:left w:val="none" w:sz="0" w:space="0" w:color="auto"/>
        <w:bottom w:val="none" w:sz="0" w:space="0" w:color="auto"/>
        <w:right w:val="none" w:sz="0" w:space="0" w:color="auto"/>
      </w:divBdr>
    </w:div>
    <w:div w:id="1706177405">
      <w:marLeft w:val="0"/>
      <w:marRight w:val="0"/>
      <w:marTop w:val="0"/>
      <w:marBottom w:val="0"/>
      <w:divBdr>
        <w:top w:val="none" w:sz="0" w:space="0" w:color="auto"/>
        <w:left w:val="none" w:sz="0" w:space="0" w:color="auto"/>
        <w:bottom w:val="none" w:sz="0" w:space="0" w:color="auto"/>
        <w:right w:val="none" w:sz="0" w:space="0" w:color="auto"/>
      </w:divBdr>
    </w:div>
    <w:div w:id="1707439494">
      <w:marLeft w:val="0"/>
      <w:marRight w:val="0"/>
      <w:marTop w:val="0"/>
      <w:marBottom w:val="0"/>
      <w:divBdr>
        <w:top w:val="none" w:sz="0" w:space="0" w:color="auto"/>
        <w:left w:val="none" w:sz="0" w:space="0" w:color="auto"/>
        <w:bottom w:val="none" w:sz="0" w:space="0" w:color="auto"/>
        <w:right w:val="none" w:sz="0" w:space="0" w:color="auto"/>
      </w:divBdr>
    </w:div>
    <w:div w:id="1713579317">
      <w:marLeft w:val="0"/>
      <w:marRight w:val="0"/>
      <w:marTop w:val="0"/>
      <w:marBottom w:val="0"/>
      <w:divBdr>
        <w:top w:val="none" w:sz="0" w:space="0" w:color="auto"/>
        <w:left w:val="none" w:sz="0" w:space="0" w:color="auto"/>
        <w:bottom w:val="none" w:sz="0" w:space="0" w:color="auto"/>
        <w:right w:val="none" w:sz="0" w:space="0" w:color="auto"/>
      </w:divBdr>
    </w:div>
    <w:div w:id="1733427435">
      <w:marLeft w:val="0"/>
      <w:marRight w:val="0"/>
      <w:marTop w:val="0"/>
      <w:marBottom w:val="0"/>
      <w:divBdr>
        <w:top w:val="none" w:sz="0" w:space="0" w:color="auto"/>
        <w:left w:val="none" w:sz="0" w:space="0" w:color="auto"/>
        <w:bottom w:val="none" w:sz="0" w:space="0" w:color="auto"/>
        <w:right w:val="none" w:sz="0" w:space="0" w:color="auto"/>
      </w:divBdr>
    </w:div>
    <w:div w:id="1740325536">
      <w:marLeft w:val="0"/>
      <w:marRight w:val="0"/>
      <w:marTop w:val="0"/>
      <w:marBottom w:val="0"/>
      <w:divBdr>
        <w:top w:val="none" w:sz="0" w:space="0" w:color="auto"/>
        <w:left w:val="none" w:sz="0" w:space="0" w:color="auto"/>
        <w:bottom w:val="none" w:sz="0" w:space="0" w:color="auto"/>
        <w:right w:val="none" w:sz="0" w:space="0" w:color="auto"/>
      </w:divBdr>
    </w:div>
    <w:div w:id="1741168491">
      <w:marLeft w:val="0"/>
      <w:marRight w:val="0"/>
      <w:marTop w:val="0"/>
      <w:marBottom w:val="0"/>
      <w:divBdr>
        <w:top w:val="none" w:sz="0" w:space="0" w:color="auto"/>
        <w:left w:val="none" w:sz="0" w:space="0" w:color="auto"/>
        <w:bottom w:val="none" w:sz="0" w:space="0" w:color="auto"/>
        <w:right w:val="none" w:sz="0" w:space="0" w:color="auto"/>
      </w:divBdr>
    </w:div>
    <w:div w:id="1745761023">
      <w:marLeft w:val="0"/>
      <w:marRight w:val="0"/>
      <w:marTop w:val="0"/>
      <w:marBottom w:val="0"/>
      <w:divBdr>
        <w:top w:val="none" w:sz="0" w:space="0" w:color="auto"/>
        <w:left w:val="none" w:sz="0" w:space="0" w:color="auto"/>
        <w:bottom w:val="none" w:sz="0" w:space="0" w:color="auto"/>
        <w:right w:val="none" w:sz="0" w:space="0" w:color="auto"/>
      </w:divBdr>
    </w:div>
    <w:div w:id="1752048352">
      <w:marLeft w:val="0"/>
      <w:marRight w:val="0"/>
      <w:marTop w:val="0"/>
      <w:marBottom w:val="0"/>
      <w:divBdr>
        <w:top w:val="none" w:sz="0" w:space="0" w:color="auto"/>
        <w:left w:val="none" w:sz="0" w:space="0" w:color="auto"/>
        <w:bottom w:val="none" w:sz="0" w:space="0" w:color="auto"/>
        <w:right w:val="none" w:sz="0" w:space="0" w:color="auto"/>
      </w:divBdr>
    </w:div>
    <w:div w:id="1762873608">
      <w:marLeft w:val="0"/>
      <w:marRight w:val="0"/>
      <w:marTop w:val="0"/>
      <w:marBottom w:val="0"/>
      <w:divBdr>
        <w:top w:val="none" w:sz="0" w:space="0" w:color="auto"/>
        <w:left w:val="none" w:sz="0" w:space="0" w:color="auto"/>
        <w:bottom w:val="none" w:sz="0" w:space="0" w:color="auto"/>
        <w:right w:val="none" w:sz="0" w:space="0" w:color="auto"/>
      </w:divBdr>
    </w:div>
    <w:div w:id="1766071865">
      <w:marLeft w:val="0"/>
      <w:marRight w:val="0"/>
      <w:marTop w:val="0"/>
      <w:marBottom w:val="0"/>
      <w:divBdr>
        <w:top w:val="none" w:sz="0" w:space="0" w:color="auto"/>
        <w:left w:val="none" w:sz="0" w:space="0" w:color="auto"/>
        <w:bottom w:val="none" w:sz="0" w:space="0" w:color="auto"/>
        <w:right w:val="none" w:sz="0" w:space="0" w:color="auto"/>
      </w:divBdr>
    </w:div>
    <w:div w:id="1778938677">
      <w:marLeft w:val="0"/>
      <w:marRight w:val="0"/>
      <w:marTop w:val="0"/>
      <w:marBottom w:val="0"/>
      <w:divBdr>
        <w:top w:val="none" w:sz="0" w:space="0" w:color="auto"/>
        <w:left w:val="none" w:sz="0" w:space="0" w:color="auto"/>
        <w:bottom w:val="none" w:sz="0" w:space="0" w:color="auto"/>
        <w:right w:val="none" w:sz="0" w:space="0" w:color="auto"/>
      </w:divBdr>
    </w:div>
    <w:div w:id="1780905725">
      <w:marLeft w:val="0"/>
      <w:marRight w:val="0"/>
      <w:marTop w:val="0"/>
      <w:marBottom w:val="0"/>
      <w:divBdr>
        <w:top w:val="none" w:sz="0" w:space="0" w:color="auto"/>
        <w:left w:val="none" w:sz="0" w:space="0" w:color="auto"/>
        <w:bottom w:val="none" w:sz="0" w:space="0" w:color="auto"/>
        <w:right w:val="none" w:sz="0" w:space="0" w:color="auto"/>
      </w:divBdr>
    </w:div>
    <w:div w:id="1781223767">
      <w:marLeft w:val="0"/>
      <w:marRight w:val="0"/>
      <w:marTop w:val="0"/>
      <w:marBottom w:val="0"/>
      <w:divBdr>
        <w:top w:val="none" w:sz="0" w:space="0" w:color="auto"/>
        <w:left w:val="none" w:sz="0" w:space="0" w:color="auto"/>
        <w:bottom w:val="none" w:sz="0" w:space="0" w:color="auto"/>
        <w:right w:val="none" w:sz="0" w:space="0" w:color="auto"/>
      </w:divBdr>
    </w:div>
    <w:div w:id="1784152722">
      <w:marLeft w:val="0"/>
      <w:marRight w:val="0"/>
      <w:marTop w:val="0"/>
      <w:marBottom w:val="0"/>
      <w:divBdr>
        <w:top w:val="none" w:sz="0" w:space="0" w:color="auto"/>
        <w:left w:val="none" w:sz="0" w:space="0" w:color="auto"/>
        <w:bottom w:val="none" w:sz="0" w:space="0" w:color="auto"/>
        <w:right w:val="none" w:sz="0" w:space="0" w:color="auto"/>
      </w:divBdr>
    </w:div>
    <w:div w:id="1786926179">
      <w:marLeft w:val="0"/>
      <w:marRight w:val="0"/>
      <w:marTop w:val="0"/>
      <w:marBottom w:val="0"/>
      <w:divBdr>
        <w:top w:val="none" w:sz="0" w:space="0" w:color="auto"/>
        <w:left w:val="none" w:sz="0" w:space="0" w:color="auto"/>
        <w:bottom w:val="none" w:sz="0" w:space="0" w:color="auto"/>
        <w:right w:val="none" w:sz="0" w:space="0" w:color="auto"/>
      </w:divBdr>
    </w:div>
    <w:div w:id="1791703614">
      <w:marLeft w:val="0"/>
      <w:marRight w:val="0"/>
      <w:marTop w:val="0"/>
      <w:marBottom w:val="0"/>
      <w:divBdr>
        <w:top w:val="none" w:sz="0" w:space="0" w:color="auto"/>
        <w:left w:val="none" w:sz="0" w:space="0" w:color="auto"/>
        <w:bottom w:val="none" w:sz="0" w:space="0" w:color="auto"/>
        <w:right w:val="none" w:sz="0" w:space="0" w:color="auto"/>
      </w:divBdr>
    </w:div>
    <w:div w:id="1805655960">
      <w:marLeft w:val="0"/>
      <w:marRight w:val="0"/>
      <w:marTop w:val="0"/>
      <w:marBottom w:val="0"/>
      <w:divBdr>
        <w:top w:val="none" w:sz="0" w:space="0" w:color="auto"/>
        <w:left w:val="none" w:sz="0" w:space="0" w:color="auto"/>
        <w:bottom w:val="none" w:sz="0" w:space="0" w:color="auto"/>
        <w:right w:val="none" w:sz="0" w:space="0" w:color="auto"/>
      </w:divBdr>
    </w:div>
    <w:div w:id="1807164492">
      <w:marLeft w:val="0"/>
      <w:marRight w:val="0"/>
      <w:marTop w:val="0"/>
      <w:marBottom w:val="0"/>
      <w:divBdr>
        <w:top w:val="none" w:sz="0" w:space="0" w:color="auto"/>
        <w:left w:val="none" w:sz="0" w:space="0" w:color="auto"/>
        <w:bottom w:val="none" w:sz="0" w:space="0" w:color="auto"/>
        <w:right w:val="none" w:sz="0" w:space="0" w:color="auto"/>
      </w:divBdr>
    </w:div>
    <w:div w:id="1832938520">
      <w:marLeft w:val="0"/>
      <w:marRight w:val="0"/>
      <w:marTop w:val="0"/>
      <w:marBottom w:val="0"/>
      <w:divBdr>
        <w:top w:val="none" w:sz="0" w:space="0" w:color="auto"/>
        <w:left w:val="none" w:sz="0" w:space="0" w:color="auto"/>
        <w:bottom w:val="none" w:sz="0" w:space="0" w:color="auto"/>
        <w:right w:val="none" w:sz="0" w:space="0" w:color="auto"/>
      </w:divBdr>
    </w:div>
    <w:div w:id="1854689165">
      <w:marLeft w:val="0"/>
      <w:marRight w:val="0"/>
      <w:marTop w:val="0"/>
      <w:marBottom w:val="0"/>
      <w:divBdr>
        <w:top w:val="none" w:sz="0" w:space="0" w:color="auto"/>
        <w:left w:val="none" w:sz="0" w:space="0" w:color="auto"/>
        <w:bottom w:val="none" w:sz="0" w:space="0" w:color="auto"/>
        <w:right w:val="none" w:sz="0" w:space="0" w:color="auto"/>
      </w:divBdr>
    </w:div>
    <w:div w:id="1856767352">
      <w:marLeft w:val="0"/>
      <w:marRight w:val="0"/>
      <w:marTop w:val="0"/>
      <w:marBottom w:val="0"/>
      <w:divBdr>
        <w:top w:val="none" w:sz="0" w:space="0" w:color="auto"/>
        <w:left w:val="none" w:sz="0" w:space="0" w:color="auto"/>
        <w:bottom w:val="none" w:sz="0" w:space="0" w:color="auto"/>
        <w:right w:val="none" w:sz="0" w:space="0" w:color="auto"/>
      </w:divBdr>
    </w:div>
    <w:div w:id="1868447013">
      <w:marLeft w:val="0"/>
      <w:marRight w:val="0"/>
      <w:marTop w:val="0"/>
      <w:marBottom w:val="0"/>
      <w:divBdr>
        <w:top w:val="none" w:sz="0" w:space="0" w:color="auto"/>
        <w:left w:val="none" w:sz="0" w:space="0" w:color="auto"/>
        <w:bottom w:val="none" w:sz="0" w:space="0" w:color="auto"/>
        <w:right w:val="none" w:sz="0" w:space="0" w:color="auto"/>
      </w:divBdr>
    </w:div>
    <w:div w:id="1869414896">
      <w:marLeft w:val="0"/>
      <w:marRight w:val="0"/>
      <w:marTop w:val="0"/>
      <w:marBottom w:val="0"/>
      <w:divBdr>
        <w:top w:val="none" w:sz="0" w:space="0" w:color="auto"/>
        <w:left w:val="none" w:sz="0" w:space="0" w:color="auto"/>
        <w:bottom w:val="none" w:sz="0" w:space="0" w:color="auto"/>
        <w:right w:val="none" w:sz="0" w:space="0" w:color="auto"/>
      </w:divBdr>
    </w:div>
    <w:div w:id="1887255469">
      <w:marLeft w:val="0"/>
      <w:marRight w:val="0"/>
      <w:marTop w:val="0"/>
      <w:marBottom w:val="0"/>
      <w:divBdr>
        <w:top w:val="none" w:sz="0" w:space="0" w:color="auto"/>
        <w:left w:val="none" w:sz="0" w:space="0" w:color="auto"/>
        <w:bottom w:val="none" w:sz="0" w:space="0" w:color="auto"/>
        <w:right w:val="none" w:sz="0" w:space="0" w:color="auto"/>
      </w:divBdr>
    </w:div>
    <w:div w:id="1894809505">
      <w:marLeft w:val="0"/>
      <w:marRight w:val="0"/>
      <w:marTop w:val="0"/>
      <w:marBottom w:val="0"/>
      <w:divBdr>
        <w:top w:val="none" w:sz="0" w:space="0" w:color="auto"/>
        <w:left w:val="none" w:sz="0" w:space="0" w:color="auto"/>
        <w:bottom w:val="none" w:sz="0" w:space="0" w:color="auto"/>
        <w:right w:val="none" w:sz="0" w:space="0" w:color="auto"/>
      </w:divBdr>
    </w:div>
    <w:div w:id="1904101412">
      <w:marLeft w:val="0"/>
      <w:marRight w:val="0"/>
      <w:marTop w:val="0"/>
      <w:marBottom w:val="0"/>
      <w:divBdr>
        <w:top w:val="none" w:sz="0" w:space="0" w:color="auto"/>
        <w:left w:val="none" w:sz="0" w:space="0" w:color="auto"/>
        <w:bottom w:val="none" w:sz="0" w:space="0" w:color="auto"/>
        <w:right w:val="none" w:sz="0" w:space="0" w:color="auto"/>
      </w:divBdr>
    </w:div>
    <w:div w:id="1917009719">
      <w:marLeft w:val="0"/>
      <w:marRight w:val="0"/>
      <w:marTop w:val="0"/>
      <w:marBottom w:val="0"/>
      <w:divBdr>
        <w:top w:val="none" w:sz="0" w:space="0" w:color="auto"/>
        <w:left w:val="none" w:sz="0" w:space="0" w:color="auto"/>
        <w:bottom w:val="none" w:sz="0" w:space="0" w:color="auto"/>
        <w:right w:val="none" w:sz="0" w:space="0" w:color="auto"/>
      </w:divBdr>
    </w:div>
    <w:div w:id="1919631042">
      <w:marLeft w:val="0"/>
      <w:marRight w:val="0"/>
      <w:marTop w:val="0"/>
      <w:marBottom w:val="0"/>
      <w:divBdr>
        <w:top w:val="none" w:sz="0" w:space="0" w:color="auto"/>
        <w:left w:val="none" w:sz="0" w:space="0" w:color="auto"/>
        <w:bottom w:val="none" w:sz="0" w:space="0" w:color="auto"/>
        <w:right w:val="none" w:sz="0" w:space="0" w:color="auto"/>
      </w:divBdr>
    </w:div>
    <w:div w:id="1921937299">
      <w:marLeft w:val="0"/>
      <w:marRight w:val="0"/>
      <w:marTop w:val="0"/>
      <w:marBottom w:val="0"/>
      <w:divBdr>
        <w:top w:val="none" w:sz="0" w:space="0" w:color="auto"/>
        <w:left w:val="none" w:sz="0" w:space="0" w:color="auto"/>
        <w:bottom w:val="none" w:sz="0" w:space="0" w:color="auto"/>
        <w:right w:val="none" w:sz="0" w:space="0" w:color="auto"/>
      </w:divBdr>
    </w:div>
    <w:div w:id="1926260323">
      <w:marLeft w:val="0"/>
      <w:marRight w:val="0"/>
      <w:marTop w:val="0"/>
      <w:marBottom w:val="0"/>
      <w:divBdr>
        <w:top w:val="none" w:sz="0" w:space="0" w:color="auto"/>
        <w:left w:val="none" w:sz="0" w:space="0" w:color="auto"/>
        <w:bottom w:val="none" w:sz="0" w:space="0" w:color="auto"/>
        <w:right w:val="none" w:sz="0" w:space="0" w:color="auto"/>
      </w:divBdr>
    </w:div>
    <w:div w:id="1936136565">
      <w:marLeft w:val="0"/>
      <w:marRight w:val="0"/>
      <w:marTop w:val="0"/>
      <w:marBottom w:val="0"/>
      <w:divBdr>
        <w:top w:val="none" w:sz="0" w:space="0" w:color="auto"/>
        <w:left w:val="none" w:sz="0" w:space="0" w:color="auto"/>
        <w:bottom w:val="none" w:sz="0" w:space="0" w:color="auto"/>
        <w:right w:val="none" w:sz="0" w:space="0" w:color="auto"/>
      </w:divBdr>
    </w:div>
    <w:div w:id="1964388103">
      <w:marLeft w:val="0"/>
      <w:marRight w:val="0"/>
      <w:marTop w:val="0"/>
      <w:marBottom w:val="0"/>
      <w:divBdr>
        <w:top w:val="none" w:sz="0" w:space="0" w:color="auto"/>
        <w:left w:val="none" w:sz="0" w:space="0" w:color="auto"/>
        <w:bottom w:val="none" w:sz="0" w:space="0" w:color="auto"/>
        <w:right w:val="none" w:sz="0" w:space="0" w:color="auto"/>
      </w:divBdr>
    </w:div>
    <w:div w:id="1983921793">
      <w:marLeft w:val="0"/>
      <w:marRight w:val="0"/>
      <w:marTop w:val="0"/>
      <w:marBottom w:val="0"/>
      <w:divBdr>
        <w:top w:val="none" w:sz="0" w:space="0" w:color="auto"/>
        <w:left w:val="none" w:sz="0" w:space="0" w:color="auto"/>
        <w:bottom w:val="none" w:sz="0" w:space="0" w:color="auto"/>
        <w:right w:val="none" w:sz="0" w:space="0" w:color="auto"/>
      </w:divBdr>
    </w:div>
    <w:div w:id="2013027645">
      <w:marLeft w:val="0"/>
      <w:marRight w:val="0"/>
      <w:marTop w:val="0"/>
      <w:marBottom w:val="0"/>
      <w:divBdr>
        <w:top w:val="none" w:sz="0" w:space="0" w:color="auto"/>
        <w:left w:val="none" w:sz="0" w:space="0" w:color="auto"/>
        <w:bottom w:val="none" w:sz="0" w:space="0" w:color="auto"/>
        <w:right w:val="none" w:sz="0" w:space="0" w:color="auto"/>
      </w:divBdr>
    </w:div>
    <w:div w:id="2016111255">
      <w:marLeft w:val="0"/>
      <w:marRight w:val="0"/>
      <w:marTop w:val="0"/>
      <w:marBottom w:val="0"/>
      <w:divBdr>
        <w:top w:val="none" w:sz="0" w:space="0" w:color="auto"/>
        <w:left w:val="none" w:sz="0" w:space="0" w:color="auto"/>
        <w:bottom w:val="none" w:sz="0" w:space="0" w:color="auto"/>
        <w:right w:val="none" w:sz="0" w:space="0" w:color="auto"/>
      </w:divBdr>
    </w:div>
    <w:div w:id="2019308938">
      <w:marLeft w:val="0"/>
      <w:marRight w:val="0"/>
      <w:marTop w:val="0"/>
      <w:marBottom w:val="0"/>
      <w:divBdr>
        <w:top w:val="none" w:sz="0" w:space="0" w:color="auto"/>
        <w:left w:val="none" w:sz="0" w:space="0" w:color="auto"/>
        <w:bottom w:val="none" w:sz="0" w:space="0" w:color="auto"/>
        <w:right w:val="none" w:sz="0" w:space="0" w:color="auto"/>
      </w:divBdr>
    </w:div>
    <w:div w:id="2023387997">
      <w:marLeft w:val="0"/>
      <w:marRight w:val="0"/>
      <w:marTop w:val="0"/>
      <w:marBottom w:val="0"/>
      <w:divBdr>
        <w:top w:val="none" w:sz="0" w:space="0" w:color="auto"/>
        <w:left w:val="none" w:sz="0" w:space="0" w:color="auto"/>
        <w:bottom w:val="none" w:sz="0" w:space="0" w:color="auto"/>
        <w:right w:val="none" w:sz="0" w:space="0" w:color="auto"/>
      </w:divBdr>
    </w:div>
    <w:div w:id="2031561907">
      <w:marLeft w:val="0"/>
      <w:marRight w:val="0"/>
      <w:marTop w:val="0"/>
      <w:marBottom w:val="0"/>
      <w:divBdr>
        <w:top w:val="none" w:sz="0" w:space="0" w:color="auto"/>
        <w:left w:val="none" w:sz="0" w:space="0" w:color="auto"/>
        <w:bottom w:val="none" w:sz="0" w:space="0" w:color="auto"/>
        <w:right w:val="none" w:sz="0" w:space="0" w:color="auto"/>
      </w:divBdr>
    </w:div>
    <w:div w:id="2034181629">
      <w:marLeft w:val="0"/>
      <w:marRight w:val="0"/>
      <w:marTop w:val="0"/>
      <w:marBottom w:val="0"/>
      <w:divBdr>
        <w:top w:val="none" w:sz="0" w:space="0" w:color="auto"/>
        <w:left w:val="none" w:sz="0" w:space="0" w:color="auto"/>
        <w:bottom w:val="none" w:sz="0" w:space="0" w:color="auto"/>
        <w:right w:val="none" w:sz="0" w:space="0" w:color="auto"/>
      </w:divBdr>
    </w:div>
    <w:div w:id="2046250611">
      <w:marLeft w:val="0"/>
      <w:marRight w:val="0"/>
      <w:marTop w:val="0"/>
      <w:marBottom w:val="0"/>
      <w:divBdr>
        <w:top w:val="none" w:sz="0" w:space="0" w:color="auto"/>
        <w:left w:val="none" w:sz="0" w:space="0" w:color="auto"/>
        <w:bottom w:val="none" w:sz="0" w:space="0" w:color="auto"/>
        <w:right w:val="none" w:sz="0" w:space="0" w:color="auto"/>
      </w:divBdr>
    </w:div>
    <w:div w:id="2052459744">
      <w:marLeft w:val="0"/>
      <w:marRight w:val="0"/>
      <w:marTop w:val="0"/>
      <w:marBottom w:val="0"/>
      <w:divBdr>
        <w:top w:val="none" w:sz="0" w:space="0" w:color="auto"/>
        <w:left w:val="none" w:sz="0" w:space="0" w:color="auto"/>
        <w:bottom w:val="none" w:sz="0" w:space="0" w:color="auto"/>
        <w:right w:val="none" w:sz="0" w:space="0" w:color="auto"/>
      </w:divBdr>
    </w:div>
    <w:div w:id="2073963782">
      <w:marLeft w:val="0"/>
      <w:marRight w:val="0"/>
      <w:marTop w:val="0"/>
      <w:marBottom w:val="0"/>
      <w:divBdr>
        <w:top w:val="none" w:sz="0" w:space="0" w:color="auto"/>
        <w:left w:val="none" w:sz="0" w:space="0" w:color="auto"/>
        <w:bottom w:val="none" w:sz="0" w:space="0" w:color="auto"/>
        <w:right w:val="none" w:sz="0" w:space="0" w:color="auto"/>
      </w:divBdr>
    </w:div>
    <w:div w:id="2075005768">
      <w:marLeft w:val="0"/>
      <w:marRight w:val="0"/>
      <w:marTop w:val="0"/>
      <w:marBottom w:val="0"/>
      <w:divBdr>
        <w:top w:val="none" w:sz="0" w:space="0" w:color="auto"/>
        <w:left w:val="none" w:sz="0" w:space="0" w:color="auto"/>
        <w:bottom w:val="none" w:sz="0" w:space="0" w:color="auto"/>
        <w:right w:val="none" w:sz="0" w:space="0" w:color="auto"/>
      </w:divBdr>
    </w:div>
    <w:div w:id="2079474169">
      <w:marLeft w:val="0"/>
      <w:marRight w:val="0"/>
      <w:marTop w:val="0"/>
      <w:marBottom w:val="0"/>
      <w:divBdr>
        <w:top w:val="none" w:sz="0" w:space="0" w:color="auto"/>
        <w:left w:val="none" w:sz="0" w:space="0" w:color="auto"/>
        <w:bottom w:val="none" w:sz="0" w:space="0" w:color="auto"/>
        <w:right w:val="none" w:sz="0" w:space="0" w:color="auto"/>
      </w:divBdr>
    </w:div>
    <w:div w:id="2092237847">
      <w:marLeft w:val="0"/>
      <w:marRight w:val="0"/>
      <w:marTop w:val="0"/>
      <w:marBottom w:val="0"/>
      <w:divBdr>
        <w:top w:val="none" w:sz="0" w:space="0" w:color="auto"/>
        <w:left w:val="none" w:sz="0" w:space="0" w:color="auto"/>
        <w:bottom w:val="none" w:sz="0" w:space="0" w:color="auto"/>
        <w:right w:val="none" w:sz="0" w:space="0" w:color="auto"/>
      </w:divBdr>
    </w:div>
    <w:div w:id="209717017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C0E0EA-A402-4E04-8237-EF5ABF52E8DC}"/>
      </w:docPartPr>
      <w:docPartBody>
        <w:p w:rsidR="00D423E8" w:rsidRDefault="00D423E8">
          <w:r w:rsidRPr="00FF5D1C">
            <w:rPr>
              <w:rStyle w:val="PlaceholderText"/>
            </w:rPr>
            <w:t>Click or tap here to enter text.</w:t>
          </w:r>
        </w:p>
      </w:docPartBody>
    </w:docPart>
    <w:docPart>
      <w:docPartPr>
        <w:name w:val="F459B9F2108542BC86FB2FFD6A238FB7"/>
        <w:category>
          <w:name w:val="General"/>
          <w:gallery w:val="placeholder"/>
        </w:category>
        <w:types>
          <w:type w:val="bbPlcHdr"/>
        </w:types>
        <w:behaviors>
          <w:behavior w:val="content"/>
        </w:behaviors>
        <w:guid w:val="{991F2CB0-6261-42CD-A0FA-97B0BB365C8E}"/>
      </w:docPartPr>
      <w:docPartBody>
        <w:p w:rsidR="00644063" w:rsidRDefault="00D0163E" w:rsidP="00D0163E">
          <w:pPr>
            <w:pStyle w:val="F459B9F2108542BC86FB2FFD6A238FB7"/>
          </w:pPr>
          <w:r w:rsidRPr="00FF5D1C">
            <w:rPr>
              <w:rStyle w:val="PlaceholderText"/>
            </w:rPr>
            <w:t>Click or tap here to enter text.</w:t>
          </w:r>
        </w:p>
      </w:docPartBody>
    </w:docPart>
    <w:docPart>
      <w:docPartPr>
        <w:name w:val="C314108D6C9F48D0A8366FD8E9DCAF40"/>
        <w:category>
          <w:name w:val="General"/>
          <w:gallery w:val="placeholder"/>
        </w:category>
        <w:types>
          <w:type w:val="bbPlcHdr"/>
        </w:types>
        <w:behaviors>
          <w:behavior w:val="content"/>
        </w:behaviors>
        <w:guid w:val="{A4CAF744-9B12-421A-A78A-3602F825C6B9}"/>
      </w:docPartPr>
      <w:docPartBody>
        <w:p w:rsidR="000706E2" w:rsidRDefault="00644063" w:rsidP="00644063">
          <w:pPr>
            <w:pStyle w:val="C314108D6C9F48D0A8366FD8E9DCAF40"/>
          </w:pPr>
          <w:r w:rsidRPr="00FF5D1C">
            <w:rPr>
              <w:rStyle w:val="PlaceholderText"/>
            </w:rPr>
            <w:t>Click or tap here to enter text.</w:t>
          </w:r>
        </w:p>
      </w:docPartBody>
    </w:docPart>
    <w:docPart>
      <w:docPartPr>
        <w:name w:val="6810F186434C4290A7C950C043C3029A"/>
        <w:category>
          <w:name w:val="General"/>
          <w:gallery w:val="placeholder"/>
        </w:category>
        <w:types>
          <w:type w:val="bbPlcHdr"/>
        </w:types>
        <w:behaviors>
          <w:behavior w:val="content"/>
        </w:behaviors>
        <w:guid w:val="{9E1C554F-472C-444A-B9FC-C39CFE3527E1}"/>
      </w:docPartPr>
      <w:docPartBody>
        <w:p w:rsidR="000706E2" w:rsidRDefault="00644063" w:rsidP="00644063">
          <w:pPr>
            <w:pStyle w:val="6810F186434C4290A7C950C043C3029A"/>
          </w:pPr>
          <w:r w:rsidRPr="00FF5D1C">
            <w:rPr>
              <w:rStyle w:val="PlaceholderText"/>
            </w:rPr>
            <w:t>Click or tap here to enter text.</w:t>
          </w:r>
        </w:p>
      </w:docPartBody>
    </w:docPart>
    <w:docPart>
      <w:docPartPr>
        <w:name w:val="BA8FC91D2B534518AAB7AC08FE0F7B7F"/>
        <w:category>
          <w:name w:val="General"/>
          <w:gallery w:val="placeholder"/>
        </w:category>
        <w:types>
          <w:type w:val="bbPlcHdr"/>
        </w:types>
        <w:behaviors>
          <w:behavior w:val="content"/>
        </w:behaviors>
        <w:guid w:val="{B6143841-22EB-4DDA-9E17-4CA7E89B7DCC}"/>
      </w:docPartPr>
      <w:docPartBody>
        <w:p w:rsidR="00B27C0F" w:rsidRDefault="000A2621" w:rsidP="000A2621">
          <w:pPr>
            <w:pStyle w:val="BA8FC91D2B534518AAB7AC08FE0F7B7F"/>
          </w:pPr>
          <w:r w:rsidRPr="00177DA5">
            <w:rPr>
              <w:rStyle w:val="PlaceholderText"/>
            </w:rPr>
            <w:t>Click or tap here to enter text.</w:t>
          </w:r>
        </w:p>
      </w:docPartBody>
    </w:docPart>
    <w:docPart>
      <w:docPartPr>
        <w:name w:val="412289463A834597B4A68532A20D1E92"/>
        <w:category>
          <w:name w:val="General"/>
          <w:gallery w:val="placeholder"/>
        </w:category>
        <w:types>
          <w:type w:val="bbPlcHdr"/>
        </w:types>
        <w:behaviors>
          <w:behavior w:val="content"/>
        </w:behaviors>
        <w:guid w:val="{274C92D5-0C38-4E32-B5F6-48F8CFC36586}"/>
      </w:docPartPr>
      <w:docPartBody>
        <w:p w:rsidR="00B27C0F" w:rsidRDefault="000A2621" w:rsidP="000A2621">
          <w:pPr>
            <w:pStyle w:val="412289463A834597B4A68532A20D1E92"/>
          </w:pPr>
          <w:r w:rsidRPr="00FF5D1C">
            <w:rPr>
              <w:rStyle w:val="PlaceholderText"/>
            </w:rPr>
            <w:t>Click or tap here to enter text.</w:t>
          </w:r>
        </w:p>
      </w:docPartBody>
    </w:docPart>
    <w:docPart>
      <w:docPartPr>
        <w:name w:val="64B5F41BC1A042D7B227707C31D47768"/>
        <w:category>
          <w:name w:val="General"/>
          <w:gallery w:val="placeholder"/>
        </w:category>
        <w:types>
          <w:type w:val="bbPlcHdr"/>
        </w:types>
        <w:behaviors>
          <w:behavior w:val="content"/>
        </w:behaviors>
        <w:guid w:val="{3B2500B8-286B-4DA9-8280-92C134385B26}"/>
      </w:docPartPr>
      <w:docPartBody>
        <w:p w:rsidR="00B27C0F" w:rsidRDefault="000A2621" w:rsidP="000A2621">
          <w:pPr>
            <w:pStyle w:val="64B5F41BC1A042D7B227707C31D47768"/>
          </w:pPr>
          <w:r w:rsidRPr="00FF5D1C">
            <w:rPr>
              <w:rStyle w:val="PlaceholderText"/>
            </w:rPr>
            <w:t>Click or tap here to enter text.</w:t>
          </w:r>
        </w:p>
      </w:docPartBody>
    </w:docPart>
    <w:docPart>
      <w:docPartPr>
        <w:name w:val="213A9676268E4B31BA8186B6653A596A"/>
        <w:category>
          <w:name w:val="General"/>
          <w:gallery w:val="placeholder"/>
        </w:category>
        <w:types>
          <w:type w:val="bbPlcHdr"/>
        </w:types>
        <w:behaviors>
          <w:behavior w:val="content"/>
        </w:behaviors>
        <w:guid w:val="{547355B9-B26A-493D-9FC6-90388ABF23F3}"/>
      </w:docPartPr>
      <w:docPartBody>
        <w:p w:rsidR="00B27C0F" w:rsidRDefault="000A2621" w:rsidP="000A2621">
          <w:pPr>
            <w:pStyle w:val="213A9676268E4B31BA8186B6653A596A"/>
          </w:pPr>
          <w:r w:rsidRPr="00FF5D1C">
            <w:rPr>
              <w:rStyle w:val="PlaceholderText"/>
            </w:rPr>
            <w:t>Click or tap here to enter text.</w:t>
          </w:r>
        </w:p>
      </w:docPartBody>
    </w:docPart>
    <w:docPart>
      <w:docPartPr>
        <w:name w:val="63C80EB4B48F44CE806FA2D3481D1EDF"/>
        <w:category>
          <w:name w:val="General"/>
          <w:gallery w:val="placeholder"/>
        </w:category>
        <w:types>
          <w:type w:val="bbPlcHdr"/>
        </w:types>
        <w:behaviors>
          <w:behavior w:val="content"/>
        </w:behaviors>
        <w:guid w:val="{E16C0730-8751-4D23-99CC-954E35E686D7}"/>
      </w:docPartPr>
      <w:docPartBody>
        <w:p w:rsidR="00B27C0F" w:rsidRDefault="000A2621" w:rsidP="000A2621">
          <w:pPr>
            <w:pStyle w:val="63C80EB4B48F44CE806FA2D3481D1EDF"/>
          </w:pPr>
          <w:r w:rsidRPr="00FF5D1C">
            <w:rPr>
              <w:rStyle w:val="PlaceholderText"/>
            </w:rPr>
            <w:t>Click or tap here to enter text.</w:t>
          </w:r>
        </w:p>
      </w:docPartBody>
    </w:docPart>
    <w:docPart>
      <w:docPartPr>
        <w:name w:val="9324A3330E9D42DCB686D538BDC140B2"/>
        <w:category>
          <w:name w:val="General"/>
          <w:gallery w:val="placeholder"/>
        </w:category>
        <w:types>
          <w:type w:val="bbPlcHdr"/>
        </w:types>
        <w:behaviors>
          <w:behavior w:val="content"/>
        </w:behaviors>
        <w:guid w:val="{46E1C5C9-CC9A-4A36-8483-D7C4FEC17323}"/>
      </w:docPartPr>
      <w:docPartBody>
        <w:p w:rsidR="00B27C0F" w:rsidRDefault="000A2621" w:rsidP="000A2621">
          <w:pPr>
            <w:pStyle w:val="9324A3330E9D42DCB686D538BDC140B2"/>
          </w:pPr>
          <w:r w:rsidRPr="00FF5D1C">
            <w:rPr>
              <w:rStyle w:val="PlaceholderText"/>
            </w:rPr>
            <w:t>Click or tap here to enter text.</w:t>
          </w:r>
        </w:p>
      </w:docPartBody>
    </w:docPart>
    <w:docPart>
      <w:docPartPr>
        <w:name w:val="E835DD8B96064670B4078E053582029A"/>
        <w:category>
          <w:name w:val="General"/>
          <w:gallery w:val="placeholder"/>
        </w:category>
        <w:types>
          <w:type w:val="bbPlcHdr"/>
        </w:types>
        <w:behaviors>
          <w:behavior w:val="content"/>
        </w:behaviors>
        <w:guid w:val="{D84E2FD0-4369-4B04-A0AE-E2D066BA886C}"/>
      </w:docPartPr>
      <w:docPartBody>
        <w:p w:rsidR="00B27C0F" w:rsidRDefault="000A2621" w:rsidP="000A2621">
          <w:pPr>
            <w:pStyle w:val="E835DD8B96064670B4078E053582029A"/>
          </w:pPr>
          <w:r w:rsidRPr="00FF5D1C">
            <w:rPr>
              <w:rStyle w:val="PlaceholderText"/>
            </w:rPr>
            <w:t>Click or tap here to enter text.</w:t>
          </w:r>
        </w:p>
      </w:docPartBody>
    </w:docPart>
    <w:docPart>
      <w:docPartPr>
        <w:name w:val="7B3B921CB152493E90F8978B7456531F"/>
        <w:category>
          <w:name w:val="General"/>
          <w:gallery w:val="placeholder"/>
        </w:category>
        <w:types>
          <w:type w:val="bbPlcHdr"/>
        </w:types>
        <w:behaviors>
          <w:behavior w:val="content"/>
        </w:behaviors>
        <w:guid w:val="{E57FED4E-4F92-43A3-A278-A216FE089DBD}"/>
      </w:docPartPr>
      <w:docPartBody>
        <w:p w:rsidR="00B27C0F" w:rsidRDefault="000A2621" w:rsidP="000A2621">
          <w:pPr>
            <w:pStyle w:val="7B3B921CB152493E90F8978B7456531F"/>
          </w:pPr>
          <w:r w:rsidRPr="00FF5D1C">
            <w:rPr>
              <w:rStyle w:val="PlaceholderText"/>
            </w:rPr>
            <w:t>Click or tap here to enter text.</w:t>
          </w:r>
        </w:p>
      </w:docPartBody>
    </w:docPart>
    <w:docPart>
      <w:docPartPr>
        <w:name w:val="1A0998814568487D9104D6F6E430F84D"/>
        <w:category>
          <w:name w:val="General"/>
          <w:gallery w:val="placeholder"/>
        </w:category>
        <w:types>
          <w:type w:val="bbPlcHdr"/>
        </w:types>
        <w:behaviors>
          <w:behavior w:val="content"/>
        </w:behaviors>
        <w:guid w:val="{99E070D0-6797-4623-B26B-45076AA69C9A}"/>
      </w:docPartPr>
      <w:docPartBody>
        <w:p w:rsidR="00B27C0F" w:rsidRDefault="000A2621" w:rsidP="000A2621">
          <w:pPr>
            <w:pStyle w:val="1A0998814568487D9104D6F6E430F84D"/>
          </w:pPr>
          <w:r w:rsidRPr="00FF5D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E8"/>
    <w:rsid w:val="00017FED"/>
    <w:rsid w:val="000706E2"/>
    <w:rsid w:val="000A2621"/>
    <w:rsid w:val="001652BA"/>
    <w:rsid w:val="001807C4"/>
    <w:rsid w:val="00187212"/>
    <w:rsid w:val="00220AC8"/>
    <w:rsid w:val="002917D6"/>
    <w:rsid w:val="002F2F7A"/>
    <w:rsid w:val="00391FF7"/>
    <w:rsid w:val="00434E81"/>
    <w:rsid w:val="004D36D4"/>
    <w:rsid w:val="004E1A3F"/>
    <w:rsid w:val="004E6FB7"/>
    <w:rsid w:val="00586F25"/>
    <w:rsid w:val="005C586A"/>
    <w:rsid w:val="00615337"/>
    <w:rsid w:val="0062034F"/>
    <w:rsid w:val="00644063"/>
    <w:rsid w:val="006460D1"/>
    <w:rsid w:val="00695581"/>
    <w:rsid w:val="006E6F57"/>
    <w:rsid w:val="00726EDA"/>
    <w:rsid w:val="008003A5"/>
    <w:rsid w:val="00823B76"/>
    <w:rsid w:val="00843951"/>
    <w:rsid w:val="008E5116"/>
    <w:rsid w:val="009412FD"/>
    <w:rsid w:val="00946BAF"/>
    <w:rsid w:val="00A958AF"/>
    <w:rsid w:val="00AF695F"/>
    <w:rsid w:val="00B141C4"/>
    <w:rsid w:val="00B27C0F"/>
    <w:rsid w:val="00B4698C"/>
    <w:rsid w:val="00BD35A3"/>
    <w:rsid w:val="00BE01CA"/>
    <w:rsid w:val="00C51186"/>
    <w:rsid w:val="00CA558A"/>
    <w:rsid w:val="00CE2F48"/>
    <w:rsid w:val="00D0163E"/>
    <w:rsid w:val="00D226F4"/>
    <w:rsid w:val="00D423E8"/>
    <w:rsid w:val="00D60FDD"/>
    <w:rsid w:val="00DC5904"/>
    <w:rsid w:val="00DD3DBC"/>
    <w:rsid w:val="00E4372E"/>
    <w:rsid w:val="00E6116F"/>
    <w:rsid w:val="00E903D0"/>
    <w:rsid w:val="00E967E4"/>
    <w:rsid w:val="00EB2EBA"/>
    <w:rsid w:val="00F02A9B"/>
    <w:rsid w:val="00F25FA4"/>
    <w:rsid w:val="00F6151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2621"/>
    <w:rPr>
      <w:color w:val="666666"/>
    </w:rPr>
  </w:style>
  <w:style w:type="paragraph" w:customStyle="1" w:styleId="F459B9F2108542BC86FB2FFD6A238FB7">
    <w:name w:val="F459B9F2108542BC86FB2FFD6A238FB7"/>
    <w:rsid w:val="00D0163E"/>
  </w:style>
  <w:style w:type="paragraph" w:customStyle="1" w:styleId="C314108D6C9F48D0A8366FD8E9DCAF40">
    <w:name w:val="C314108D6C9F48D0A8366FD8E9DCAF40"/>
    <w:rsid w:val="00644063"/>
  </w:style>
  <w:style w:type="paragraph" w:customStyle="1" w:styleId="6810F186434C4290A7C950C043C3029A">
    <w:name w:val="6810F186434C4290A7C950C043C3029A"/>
    <w:rsid w:val="00644063"/>
  </w:style>
  <w:style w:type="paragraph" w:customStyle="1" w:styleId="BA8FC91D2B534518AAB7AC08FE0F7B7F">
    <w:name w:val="BA8FC91D2B534518AAB7AC08FE0F7B7F"/>
    <w:rsid w:val="000A2621"/>
  </w:style>
  <w:style w:type="paragraph" w:customStyle="1" w:styleId="412289463A834597B4A68532A20D1E92">
    <w:name w:val="412289463A834597B4A68532A20D1E92"/>
    <w:rsid w:val="000A2621"/>
  </w:style>
  <w:style w:type="paragraph" w:customStyle="1" w:styleId="64B5F41BC1A042D7B227707C31D47768">
    <w:name w:val="64B5F41BC1A042D7B227707C31D47768"/>
    <w:rsid w:val="000A2621"/>
  </w:style>
  <w:style w:type="paragraph" w:customStyle="1" w:styleId="213A9676268E4B31BA8186B6653A596A">
    <w:name w:val="213A9676268E4B31BA8186B6653A596A"/>
    <w:rsid w:val="000A2621"/>
  </w:style>
  <w:style w:type="paragraph" w:customStyle="1" w:styleId="63C80EB4B48F44CE806FA2D3481D1EDF">
    <w:name w:val="63C80EB4B48F44CE806FA2D3481D1EDF"/>
    <w:rsid w:val="000A2621"/>
  </w:style>
  <w:style w:type="paragraph" w:customStyle="1" w:styleId="9324A3330E9D42DCB686D538BDC140B2">
    <w:name w:val="9324A3330E9D42DCB686D538BDC140B2"/>
    <w:rsid w:val="000A2621"/>
  </w:style>
  <w:style w:type="paragraph" w:customStyle="1" w:styleId="E835DD8B96064670B4078E053582029A">
    <w:name w:val="E835DD8B96064670B4078E053582029A"/>
    <w:rsid w:val="000A2621"/>
  </w:style>
  <w:style w:type="paragraph" w:customStyle="1" w:styleId="7B3B921CB152493E90F8978B7456531F">
    <w:name w:val="7B3B921CB152493E90F8978B7456531F"/>
    <w:rsid w:val="000A2621"/>
  </w:style>
  <w:style w:type="paragraph" w:customStyle="1" w:styleId="1A0998814568487D9104D6F6E430F84D">
    <w:name w:val="1A0998814568487D9104D6F6E430F84D"/>
    <w:rsid w:val="000A26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8530E6-A2F7-47AD-B7D4-F2045B1BE067}">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66670052993"/>
    <we:property name="MENDELEY_CITATIONS" value="[{&quot;citationID&quot;:&quot;MENDELEY_CITATION_bcb9c972-0de0-46aa-b030-dfe56bdcc4f6&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49f69e46-ad5a-4cf3-9afb-2ca0355694df&quot;,&quot;properties&quot;:{&quot;noteIndex&quot;:0},&quot;isEdited&quot;:false,&quot;manualOverride&quot;:{&quot;isManuallyOverridden&quot;:false,&quot;citeprocText&quot;:&quot;(Stinton and Shaffer, 2012)&quot;,&quot;manualOverrideText&quot;:&quot;&quot;},&quot;citationTag&quot;:&quot;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iwiY29udGFpbmVyLXRpdGxlLXNob3J0IjoiR3V0IExpdmVyIn0sImlzVGVtcG9yYXJ5IjpmYWxzZSwic3VwcHJlc3MtYXV0aG9yIjpmYWxzZSwiY29tcG9zaXRlIjpmYWxzZSwiYXV0aG9yLW9ubHkiOmZhbHNlfV19&quot;,&quot;citationItems&quot;:[{&quot;id&quot;:&quot;bc313d14-9a82-3c1b-8922-7dce2c507a9d&quot;,&quot;itemData&quot;:{&quot;type&quot;:&quot;article&quot;,&quot;id&quot;:&quot;bc313d14-9a82-3c1b-8922-7dce2c507a9d&quot;,&quot;title&quot;:&quot;Epidemiology of gallbladder disease: Cholelithiasis and cancer&quot;,&quot;author&quot;:[{&quot;family&quot;:&quot;Stinton&quot;,&quot;given&quot;:&quot;Laura M.&quot;,&quot;parse-names&quot;:false,&quot;dropping-particle&quot;:&quot;&quot;,&quot;non-dropping-particle&quot;:&quot;&quot;},{&quot;family&quot;:&quot;Shaffer&quot;,&quot;given&quot;:&quot;Eldon A.&quot;,&quot;parse-names&quot;:false,&quot;dropping-particle&quot;:&quot;&quot;,&quot;non-dropping-particle&quot;:&quot;&quot;}],&quot;container-title&quot;:&quot;Gut and Liver&quot;,&quot;DOI&quot;:&quot;10.5009/gnl.2012.6.2.172&quot;,&quot;ISSN&quot;:&quot;19762283&quot;,&quot;PMID&quot;:&quot;22570746&quot;,&quot;issued&quot;:{&quot;date-parts&quot;:[[2012,4]]},&quot;page&quot;:&quot;172-187&quot;,&quot;abstract&quot;:&quot;Diseases of the gallbladder are common and costly. The best epidemiological screening method to accurately determine point prevalence of gallstone disease is ultrasonography. Many risk factors for cholesterol gallstone formation are not modifiable such as ethnic background, increasing age, female gender and family history or genetics. Conversely, the modifi able risks for cholesterol gallstones are obesity, rapid weight loss and a sedentary lifestyle. The rising epidemic of obesity and the metabolic syndrome predicts an escalation of cholesterol gallstone frequency. Risk factors for biliary sludge include pregnancy, drugs like ceftiaxone, octreotide and thiazide diuretics, and total parenteral nutrition or fasting. Diseases like cirrhosis, chronic hemolysis and ileal Crohn's disease are risk factors for black pigment stones. Gallstone disease in childhood, once considered rare, has become increasingly recognized with similar risk factors as those in adults, particularly obesity. Gallbladder cancer is uncommon in developed countries. In the U.S., it accounts for only ~ 5,000 cases per year. Elsewhere, high incidence rates occur in North and South American Indians. Other than ethnicity and female gender, additional risk factors for gallbladder cancer include cholelithiasis, advancing age, chronic infl ammatory conditions affecting the gallbladder, congenital biliary abnormalities, and diagnostic confusion over gallbladder polyps.&quot;,&quot;issue&quot;:&quot;2&quot;,&quot;volume&quot;:&quot;6&quot;,&quot;container-title-short&quot;:&quot;Gut Liver&quot;},&quot;isTemporary&quot;:false,&quot;suppress-author&quot;:false,&quot;composite&quot;:false,&quot;author-only&quot;:false}]},{&quot;citationID&quot;:&quot;MENDELEY_CITATION_d69ff8ba-a3a1-4549-99cc-8a6885b7ad7a&quot;,&quot;properties&quot;:{&quot;noteIndex&quot;:0},&quot;isEdited&quot;:false,&quot;manualOverride&quot;:{&quot;isManuallyOverridden&quot;:false,&quot;citeprocText&quot;:&quot;(Sakorafas, Milingos and Peros, 2007; Unalp-Arida and Ruhl, 2023; Wang &lt;i&gt;et al.&lt;/i&gt;, 2024; Muraviev &lt;i&gt;et al.&lt;/i&gt;, 2025)&quot;,&quot;manualOverrideText&quot;:&quot;&quot;},&quot;citationTag&quot;:&quot;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LCJjb250YWluZXItdGl0bGUtc2hvcnQiOiJBc2lhbiBKIFN1cmc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quot;,&quot;citationItems&quot;:[{&quot;id&quot;:&quot;721e5e09-855f-3f3c-8a90-b9de1e12f448&quot;,&quot;itemData&quot;:{&quot;type&quot;:&quot;article&quot;,&quot;id&quot;:&quot;721e5e09-855f-3f3c-8a90-b9de1e12f448&quot;,&quot;title&quot;:&quot;Global Epidemiology of Gallstones in the 21st Century: A Systematic Review and Meta-Analysis&quot;,&quot;author&quot;:[{&quot;family&quot;:&quot;Wang&quot;,&quot;given&quot;:&quot;Xin&quot;,&quot;parse-names&quot;:false,&quot;dropping-particle&quot;:&quot;&quot;,&quot;non-dropping-particle&quot;:&quot;&quot;},{&quot;family&quot;:&quot;Yu&quot;,&quot;given&quot;:&quot;Wenqian&quot;,&quot;parse-names&quot;:false,&quot;dropping-particle&quot;:&quot;&quot;,&quot;non-dropping-particle&quot;:&quot;&quot;},{&quot;family&quot;:&quot;Jiang&quot;,&quot;given&quot;:&quot;Guoheng&quot;,&quot;parse-names&quot;:false,&quot;dropping-particle&quot;:&quot;&quot;,&quot;non-dropping-particle&quot;:&quot;&quot;},{&quot;family&quot;:&quot;Li&quot;,&quot;given&quot;:&quot;Hongyu&quot;,&quot;parse-names&quot;:false,&quot;dropping-particle&quot;:&quot;&quot;,&quot;non-dropping-particle&quot;:&quot;&quot;},{&quot;family&quot;:&quot;Li&quot;,&quot;given&quot;:&quot;Shiyi&quot;,&quot;parse-names&quot;:false,&quot;dropping-particle&quot;:&quot;&quot;,&quot;non-dropping-particle&quot;:&quot;&quot;},{&quot;family&quot;:&quot;Xie&quot;,&quot;given&quot;:&quot;Linjun&quot;,&quot;parse-names&quot;:false,&quot;dropping-particle&quot;:&quot;&quot;,&quot;non-dropping-particle&quot;:&quot;&quot;},{&quot;family&quot;:&quot;Bai&quot;,&quot;given&quot;:&quot;Xuan&quot;,&quot;parse-names&quot;:false,&quot;dropping-particle&quot;:&quot;&quot;,&quot;non-dropping-particle&quot;:&quot;&quot;},{&quot;family&quot;:&quot;Cui&quot;,&quot;given&quot;:&quot;Ping&quot;,&quot;parse-names&quot;:false,&quot;dropping-particle&quot;:&quot;&quot;,&quot;non-dropping-particle&quot;:&quot;&quot;},{&quot;family&quot;:&quot;Chen&quot;,&quot;given&quot;:&quot;Qi&quot;,&quot;parse-names&quot;:false,&quot;dropping-particle&quot;:&quot;&quot;,&quot;non-dropping-particle&quot;:&quot;&quot;},{&quot;family&quot;:&quot;Lou&quot;,&quot;given&quot;:&quot;Yanmei&quot;,&quot;parse-names&quot;:false,&quot;dropping-particle&quot;:&quot;&quot;,&quot;non-dropping-particle&quot;:&quot;&quot;},{&quot;family&quot;:&quot;Zou&quot;,&quot;given&quot;:&quot;Li&quot;,&quot;parse-names&quot;:false,&quot;dropping-particle&quot;:&quot;&quot;,&quot;non-dropping-particle&quot;:&quot;&quot;},{&quot;family&quot;:&quot;Li&quot;,&quot;given&quot;:&quot;Sulian&quot;,&quot;parse-names&quot;:false,&quot;dropping-particle&quot;:&quot;&quot;,&quot;non-dropping-particle&quot;:&quot;&quot;},{&quot;family&quot;:&quot;Zhou&quot;,&quot;given&quot;:&quot;Zhongfang&quot;,&quot;parse-names&quot;:false,&quot;dropping-particle&quot;:&quot;&quot;,&quot;non-dropping-particle&quot;:&quot;&quot;},{&quot;family&quot;:&quot;Zhang&quot;,&quot;given&quot;:&quot;Chi&quot;,&quot;parse-names&quot;:false,&quot;dropping-particle&quot;:&quot;&quot;,&quot;non-dropping-particle&quot;:&quot;&quot;},{&quot;family&quot;:&quot;Sun&quot;,&quot;given&quot;:&quot;Peng&quot;,&quot;parse-names&quot;:false,&quot;dropping-particle&quot;:&quot;&quot;,&quot;non-dropping-particle&quot;:&quot;&quot;},{&quot;family&quot;:&quot;Mao&quot;,&quot;given&quot;:&quot;Min&quot;,&quot;parse-names&quot;:false,&quot;dropping-particle&quot;:&quot;&quot;,&quot;non-dropping-particle&quot;:&quot;&quot;}],&quot;container-title&quot;:&quot;Clinical Gastroenterology and Hepatology&quot;,&quot;DOI&quot;:&quot;10.1016/j.cgh.2024.01.051&quot;,&quot;ISSN&quot;:&quot;15427714&quot;,&quot;PMID&quot;:&quot;38382725&quot;,&quot;issued&quot;:{&quot;date-parts&quot;:[[2024,8,1]]},&quot;page&quot;:&quot;1586-1595&quot;,&quot;abstract&quot;:&quot;Background &amp; Aims: Gallstones are common and associated with substantial health and economic burden. We aimed to comprehensively evaluate the prevalence and incidence of gallstones in the 21st century. Methods: We systematically searched PubMed and Embase to identify studies reporting the prevalence and/or incidence of gallstones between January 1, 2000, and November 18, 2023. Pooled prevalence and incidence were calculated using DerSimonian and Laird's random-effects model. We performed subgroup analyses and meta-regression based on age, sex, geographic location, population setting, and modality of detection to examine sources of heterogeneity. Results: Based on 115 studies with 32,610,568 participants, the pooled prevalence of gallstones was 6.1% (95% CI, 5.6–6.5). Prevalence was higher in females vs males (7.6% vs 5.4%), in South America vs Asia (11.2% vs 5.1%), in upper-middle-income countries vs high-income countries (8.9% vs 4.0%), and with advancing age. On sensitivity analysis of population-based studies, the prevalence of gallstones was 5.5% (95% CI, 4.1–7.4; n = 44 studies), and when limiting subgroup analysis to imaging-based detection modalities, the prevalence was 6.7% (95% CI, 6.1–7.3; n = 101 studies). Prevalence has been stable over the past 20 years. Based on 12 studies, the incidence of gallstones was 0.47 per 100 person-years (95% CI, 0.37–0.51), without differences between males and females, and with increasing incidence in more recent studies. Conclusions: Globally, 6% of the population have gallstones, with higher rates in females and in South America. The incidence of gallstones may be increasing. Our findings call for prioritizing research on the prevention of gallstones.&quot;,&quot;publisher&quot;:&quot;W.B. Saunders&quot;,&quot;issue&quot;:&quot;8&quot;,&quot;volume&quot;:&quot;22&quot;,&quot;container-title-short&quot;:&quot;&quot;},&quot;isTemporary&quot;:false},{&quot;id&quot;:&quot;dc9fd3f6-dd56-3744-913f-2b1a6915bc85&quot;,&quot;itemData&quot;:{&quot;type&quot;:&quot;article-journal&quot;,&quot;id&quot;:&quot;dc9fd3f6-dd56-3744-913f-2b1a6915bc85&quot;,&quot;title&quot;:&quot;Asymptomatic cholelithiasis: Is cholecystectomy really needed? A critical reappraisal 15 years after the introduction of laparoscopic cholecystectomy&quot;,&quot;author&quot;:[{&quot;family&quot;:&quot;Sakorafas&quot;,&quot;given&quot;:&quot;George H.&quot;,&quot;parse-names&quot;:false,&quot;dropping-particle&quot;:&quot;&quot;,&quot;non-dropping-particle&quot;:&quot;&quot;},{&quot;family&quot;:&quot;Milingos&quot;,&quot;given&quot;:&quot;Dimitrios&quot;,&quot;parse-names&quot;:false,&quot;dropping-particle&quot;:&quot;&quot;,&quot;non-dropping-particle&quot;:&quot;&quot;},{&quot;family&quot;:&quot;Peros&quot;,&quot;given&quot;:&quot;George&quot;,&quot;parse-names&quot;:false,&quot;dropping-particle&quot;:&quot;&quot;,&quot;non-dropping-particle&quot;:&quot;&quot;}],&quot;container-title&quot;:&quot;Digestive Diseases and Sciences&quot;,&quot;DOI&quot;:&quot;10.1007/s10620-006-9107-3&quot;,&quot;ISSN&quot;:&quot;01632116&quot;,&quot;PMID&quot;:&quot;17390223&quot;,&quot;issued&quot;:{&quot;date-parts&quot;:[[2007,5]]},&quot;page&quot;:&quot;1313-1325&quot;,&quot;abstract&quot;:&quot;Asymptomatic cholelithiasis is increasingly diagnosed today, mainly as a result of the widespread use of abdominal ultrasonography for the evaluation of patients for unrelated or vague abdominal complaints. About 10-20% of people in most western countries have gallstones, and among them 50-70% are asymptomatic at the time of diagnosis. Asymptomatic gallstone disease has a benign natural course; the progression of asymptomatic to symptomatic disease is relatively low, ranging from 10-25%. The majority of patients rarely develop gallstone-related complications without first having at least one episode of biliary pain (\&quot;colic\&quot;). In the prelaparoscopy era, (open) cholecystectomy was generally performed for symptomatic disease. The minimally invasive laparoscopic cholecystectomy refueled the discussion about the optimal management of asymptomatic cholelithiasis. Despite some controversy, most authors agree that the vast majority of subjects should be managed by observation alone (expectant management). Selective cholecystectomy is indicated in defined subgroups of subjects, with an increased risk for the development of gallstone-related symptoms and complications. Concomitant cholecystectomy is a reasonable option for good-risk patients with asymptomatic cholelithiasis undergoing abdominal surgery for unrelated conditions. Routine cholecystectomy for all subjects with silent gallstones is a too aggressive management option, not indicated for most subjects with asymptomatic cholelithiasis. An in-depth knowledge of the natural history of gallstone disease is required to select the optimal management option for the individual subject with silent gallstones. Management options should be extensively discussed with the patient; he or she should be actively involved in the process of therapeutic decision making. © 2007 Springer Science+Business Media, Inc.&quot;,&quot;issue&quot;:&quot;5&quot;,&quot;volume&quot;:&quot;52&quot;,&quot;container-title-short&quot;:&quot;Dig Dis Sci&quot;},&quot;isTemporary&quot;:false},{&quot;id&quot;:&quot;9e276c7b-a9ef-3f57-aae5-6ba2d7b84e3f&quot;,&quot;itemData&quot;:{&quot;type&quot;:&quot;article&quot;,&quot;id&quot;:&quot;9e276c7b-a9ef-3f57-aae5-6ba2d7b84e3f&quot;,&quot;title&quot;:&quot;Asymptomatic cholecystitis and its controversial issues in biliary surgery&quot;,&quot;author&quot;:[{&quot;family&quot;:&quot;Muraviev&quot;,&quot;given&quot;:&quot;Sergey Yurievich&quot;,&quot;parse-names&quot;:false,&quot;dropping-particle&quot;:&quot;&quot;,&quot;non-dropping-particle&quot;:&quot;&quot;},{&quot;family&quot;:&quot;Tarabrin&quot;,&quot;given&quot;:&quot;Evgeniy Alexandrovich&quot;,&quot;parse-names&quot;:false,&quot;dropping-particle&quot;:&quot;&quot;,&quot;non-dropping-particle&quot;:&quot;&quot;},{&quot;family&quot;:&quot;Shestakov&quot;,&quot;given&quot;:&quot;Alexey Leonidovich&quot;,&quot;parse-names&quot;:false,&quot;dropping-particle&quot;:&quot;&quot;,&quot;non-dropping-particle&quot;:&quot;&quot;},{&quot;family&quot;:&quot;Tarasova&quot;,&quot;given&quot;:&quot;Irina Alexandrovna&quot;,&quot;parse-names&quot;:false,&quot;dropping-particle&quot;:&quot;&quot;,&quot;non-dropping-particle&quot;:&quot;&quot;},{&quot;family&quot;:&quot;Markov&quot;,&quot;given&quot;:&quot;Ivan Alexandrovich&quot;,&quot;parse-names&quot;:false,&quot;dropping-particle&quot;:&quot;&quot;,&quot;non-dropping-particle&quot;:&quot;&quot;},{&quot;family&quot;:&quot;Razumovsky&quot;,&quot;given&quot;:&quot;Vadim Sergeevich&quot;,&quot;parse-names&quot;:false,&quot;dropping-particle&quot;:&quot;&quot;,&quot;non-dropping-particle&quot;:&quot;&quot;},{&quot;family&quot;:&quot;Ananichuk&quot;,&quot;given&quot;:&quot;Anna Victorovna&quot;,&quot;parse-names&quot;:false,&quot;dropping-particle&quot;:&quot;&quot;,&quot;non-dropping-particle&quot;:&quot;&quot;},{&quot;family&quot;:&quot;Fabrika&quot;,&quot;given&quot;:&quot;Andrey Pavlovich&quot;,&quot;parse-names&quot;:false,&quot;dropping-particle&quot;:&quot;&quot;,&quot;non-dropping-particle&quot;:&quot;&quot;},{&quot;family&quot;:&quot;Stener&quot;,&quot;given&quot;:&quot;Valeria Alexandrovna&quot;,&quot;parse-names&quot;:false,&quot;dropping-particle&quot;:&quot;&quot;,&quot;non-dropping-particle&quot;:&quot;&quot;},{&quot;family&quot;:&quot;Ebrahimnezhad&quot;,&quot;given&quot;:&quot;Mehrshad&quot;,&quot;parse-names&quot;:false,&quot;dropping-particle&quot;:&quot;&quot;,&quot;non-dropping-particle&quot;:&quot;&quot;},{&quot;family&quot;:&quot;Orlushin&quot;,&quot;given&quot;:&quot;Denis Vasilievich&quot;,&quot;parse-names&quot;:false,&quot;dropping-particle&quot;:&quot;&quot;,&quot;non-dropping-particle&quot;:&quot;&quot;},{&quot;family&quot;:&quot;Zavyalova&quot;,&quot;given&quot;:&quot;Anna Nikolaevna&quot;,&quot;parse-names&quot;:false,&quot;dropping-particle&quot;:&quot;&quot;,&quot;non-dropping-particle&quot;:&quot;&quot;}],&quot;container-title&quot;:&quot;Asian Journal of Surgery&quot;,&quot;DOI&quot;:&quot;10.1016/j.asjsur.2024.10.145&quot;,&quot;ISSN&quot;:&quot;02193108&quot;,&quot;issued&quot;:{&quot;date-parts&quot;:[[2025,2,1]]},&quot;page&quot;:&quot;996-1001&quot;,&quot;abstract&quot;:&quot;Gallbladder stones are present in 10–20 % of the population of Western countries, and the incidence rate has almost tripled over the past 30 years. Asymptomatic cholecystitis is more common than it is mentioned in the literature. Approximately 80 % of the GI have no clinical manifestations. In most cases, the disease will remain asymptomatic throughout life. The problem of asymptomatic cholecystitis is often hushed up and ignored. Surgeons try to avoid examining this pathology. Works on asymptomatic cholecystitis are not only few, but also scattered. At the same time, there is no uniformity in the literature. Since the tactics of treating such patients still does not have an unambiguous approach. Many surgeons doubt the decision on surgical treatment, a smaller part chooses cholecystectomy at the same time, without substantiating the indications for it. That is why most cases of postcholecystectomy syndrome occur in patients operated on for asymptomatic cholecystitis. The unwillingness to discover the secret of stone formation and asymptomatic cholecystitis in humans when concretions in the gallbladder are detected without reference to surgery, to indicate the trajectory of the examination, leads to a number of tactical errors, preserving the risk of PES, and erasing practical recommendations for the management of such patients. The solution to this issue lies in a thorough study of each stage of the tactical search in patients with asymptomatic cholecystitis, which will determine a new strategy in biliary surgery.&quot;,&quot;publisher&quot;:&quot;Elsevier (Singapore) Pte Ltd&quot;,&quot;issue&quot;:&quot;2&quot;,&quot;volume&quot;:&quot;48&quot;,&quot;container-title-short&quot;:&quot;Asian J Surg&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64e229f4-dfb7-4a1a-8815-da0a2f980143&quot;,&quot;properties&quot;:{&quot;noteIndex&quot;:0},&quot;isEdited&quot;:false,&quot;manualOverride&quot;:{&quot;isManuallyOverridden&quot;:false,&quot;citeprocText&quot;:&quot;(Ruhl and Everhart, 2011; Unalp-Arida and Ruhl, 2023, 2024)&quot;,&quot;manualOverrideText&quot;:&quot;&quot;},&quot;citationTag&quot;:&quot;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quot;,&quot;citationItems&quot;:[{&quot;id&quot;:&quot;ddce74ea-16a5-312c-abe9-239ad89698c6&quot;,&quot;itemData&quot;:{&quot;type&quot;:&quot;article-journal&quot;,&quot;id&quot;:&quot;ddce74ea-16a5-312c-abe9-239ad89698c6&quot;,&quot;title&quot;:&quot;Burden of gallstone disease in the United States population: Prepandemic rates and trend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World Journal of Gastrointestinal Surgery&quot;,&quot;DOI&quot;:&quot;10.4240/wjgs.v16.i4.1130&quot;,&quot;ISSN&quot;:&quot;1948-9366&quot;,&quot;PMID&quot;:&quot;38690054&quot;,&quot;issued&quot;:{&quot;date-parts&quot;:[[2024,4,27]]},&quot;page&quot;:&quot;1130-1148&quot;,&quot;abstract&quot;:&quot;BACKGROUNDGallstone disease is one of the most common digestive disorders in the United States and leads to significant morbidity, mortality, and health care utilization.AIMTo expand on earlier findings and investigate prepandemic rates and trends in the gallstone disease burden in the United States using national survey and claims databases.METHODSThe National Ambulatory Medical Care Survey, National Inpatient Sample, Nationwide Emergency Department Sample, Nationwide Ambulatory Surgery Sample, Vital Statistics of the United States, Optum Clinformatics® Data Mart, and Centers for Medicare and Medicaid Services Medicare 5% Sample and Medicaid files were used to estimate claims-based prevalence, medical care including cholecystectomy, and mortality with a primary or other gallstone diagnosis. Rates were age-adjusted (for national databases) and shown per 100000 population.RESULTSGallstone disease prevalence ( claims-based, 2019) was 0.70% among commercial insurance enrollees, 1.03% among Medicaid beneficiaries, and 2.09% among Medicare beneficiaries and rose over the previous decade. Recently, in the United States population, gallstone disease contributed to approximately 2.2 million ambulatory care visits, 1.2 million emergency department visits, 625000 hospital discharges, and 2000 deaths annually. Women had higher medical care rates with a gallstone disease diagnosis, but mortality rates were higher among men. Hispanics had higher ambulatory care visit and hospital discharge rates compared with Whites, but not mortality rates. Blacks had lower ambulatory care visit and mortality rates, but similar hospital discharge rates compared with whites. During the study period, ambulatory care and emergency department visit rates with a gallstone disease diagnosis rose, while hospital discharge and mortality rates declined. Among commercial insurance enrollees, rates were higher compared with national data for ambulatory care visits and hospitalizations, but lower for emergency department visits. Cholecystectomies performed in the United States included 605000 ambulatory laparoscopic, 280000 inpatient laparoscopic, and 49000 inpatient open procedures annually. Among commercial insurance enrollees, rates were higher compared with national data for laparoscopic procedures.CONCLUSIONThe gallstone disease burden in the United States is substantial and increasing, particularly among women, Hispanics, and older adults with laparoscopic cholecystectomy as the mainstay treatment. Current practice patterns should be monitored for better health care access.&quot;,&quot;publisher&quot;:&quot;Baishideng Publishing Group Inc.&quot;,&quot;issue&quot;:&quot;4&quot;,&quot;volume&quot;:&quot;16&quot;,&quot;container-title-short&quot;:&quot;World J Gastrointest Surg&quot;},&quot;isTemporary&quot;:false},{&quot;id&quot;:&quot;827e014d-aa54-3b18-ae72-cc8b23dcac18&quot;,&quot;itemData&quot;:{&quot;type&quot;:&quot;article-journal&quot;,&quot;id&quot;:&quot;827e014d-aa54-3b18-ae72-cc8b23dcac18&quot;,&quot;title&quot;:&quot;Gallstone disease is associated with increased mortality in the United States&quot;,&quot;author&quot;:[{&quot;family&quot;:&quot;Ruhl&quot;,&quot;given&quot;:&quot;Constance E.&quot;,&quot;parse-names&quot;:false,&quot;dropping-particle&quot;:&quot;&quot;,&quot;non-dropping-particle&quot;:&quot;&quot;},{&quot;family&quot;:&quot;Everhart&quot;,&quot;given&quot;:&quot;James E.&quot;,&quot;parse-names&quot;:false,&quot;dropping-particle&quot;:&quot;&quot;,&quot;non-dropping-particle&quot;:&quot;&quot;}],&quot;container-title&quot;:&quot;Gastroenterology&quot;,&quot;DOI&quot;:&quot;10.1053/j.gastro.2010.10.060&quot;,&quot;ISSN&quot;:&quot;00165085&quot;,&quot;issued&quot;:{&quot;date-parts&quot;:[[2011]]},&quot;page&quot;:&quot;508-516&quot;,&quot;abstract&quot;:&quot;Background &amp; Aims Gallstones are common and contribute to morbidity and health care costs, but their effects on mortality are unclear. We examined whether gallstone disease was associated with overall and cause-specific mortalities in a prospective national population-based sample. Methods We analyzed data from 14,228 participants in the third US National Health and Nutrition Examination Survey (2074 years old) who underwent gallbladder ultrasonography from 1988 to 1994. Gallstone disease was defined as ultrasound-documented gallstones or evidence of cholecystectomy. The underlying cause of death was identified from death certificates collected through 2006 (mean follow-up, 14.3 years). Mortality hazard ratios (HR) were calculated using Cox proportional hazards regression analysis to adjust for multiple demographic and cardiovascular disease risk factors. Results The prevalence of gallstones was 7.1% and of cholecystectomy was 5.3%. During a follow-up period of 18 years or more, the cumulative mortality was 16.5% from all causes (2389 deaths), 6.7% from cardiovascular disease (886 deaths), and 4.9% from cancer (651 deaths). Participants with gallstone disease had higher all-cause mortality in age-adjusted (HR = 1.3; 95% confidence interval [CI]: 1.21.5) and multivariate-adjusted analysis (HR = 1.3; 95% CI: 1.11.5). A similar increase was observed for cardiovascular disease mortality (multivariate-adjusted HR = 1.4; 95% CI: 1.21.7), and cancer mortality (multivariate-adjusted HR = 1.3; 95% CI: 0.981.8). Individuals with gallstones had a similar increase in risk of death as those with cholecystectomy (multivariate-adjusted HR = 1.1; 95% CI: 0.921.4). Conclusions In the US population, persons with gallstone disease have increased mortality overall and mortalities from cardiovascular disease and cancer. This relationship was found for both ultrasound-diagnosed gallstones and cholecystectomy. © 2011 AGA Institute.&quot;,&quot;publisher&quot;:&quot;W.B. Saunders&quot;,&quot;issue&quot;:&quot;2&quot;,&quot;volume&quot;:&quot;140&quot;,&quot;container-title-short&quot;:&quot;Gastroenterology&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7cb1f428-bb61-4acb-8981-020f8df0ab5d&quot;,&quot;properties&quot;:{&quot;noteIndex&quot;:0},&quot;isEdited&quot;:false,&quot;manualOverride&quot;:{&quot;isManuallyOverridden&quot;:false,&quot;citeprocText&quot;:&quot;(Gutt, Schläfer and Lammert, 2020)&quot;,&quot;manualOverrideText&quot;:&quot;&quot;},&quot;citationTag&quot;:&quot;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&quot;,&quot;citationItems&quot;:[{&quot;id&quot;:&quot;fbd70fb9-52ed-38b4-927f-b97c3dedca82&quot;,&quot;itemData&quot;:{&quot;type&quot;:&quot;article-journal&quot;,&quot;id&quot;:&quot;fbd70fb9-52ed-38b4-927f-b97c3dedca82&quot;,&quot;title&quot;:&quot;The treatment of gallstone disease&quot;,&quot;author&quot;:[{&quot;family&quot;:&quot;Gutt&quot;,&quot;given&quot;:&quot;Carsten&quot;,&quot;parse-names&quot;:false,&quot;dropping-particle&quot;:&quot;&quot;,&quot;non-dropping-particle&quot;:&quot;&quot;},{&quot;family&quot;:&quot;Schläfer&quot;,&quot;given&quot;:&quot;Simon&quot;,&quot;parse-names&quot;:false,&quot;dropping-particle&quot;:&quot;&quot;,&quot;non-dropping-particle&quot;:&quot;&quot;},{&quot;family&quot;:&quot;Lammert&quot;,&quot;given&quot;:&quot;Frank&quot;,&quot;parse-names&quot;:false,&quot;dropping-particle&quot;:&quot;&quot;,&quot;non-dropping-particle&quot;:&quot;&quot;}],&quot;container-title&quot;:&quot;Deutsches Arzteblatt International&quot;,&quot;DOI&quot;:&quot;10.3238/arztebl.2020.0148&quot;,&quot;ISSN&quot;:&quot;18660452&quot;,&quot;PMID&quot;:&quot;32234195&quot;,&quot;issued&quot;:{&quot;date-parts&quot;:[[2020,2,28]]},&quot;page&quot;:&quot;148-158&quot;,&quot;abstract&quot;:&quot;Background: Gallstone disease affects up to 20% of the European population, and cholelithiasis is the most common reason for hospitalization in gastroenterology. Methods: This review is based on pertinent publications retrieved by a selective search of the literature, including the German clinical practice guidelines on the diagnosis and treatment of gallstones and corresponding guidelines from abroad. Results: Regular physical activity and an appropriate diet are the most important measures for the prevention of gallstone disease. Transcutaneous ultrasonography is the paramount method of diagnosing gallstones. Endoscopic retrograde cholangiography should only be carried out as part of a planned therapeutic intervention; endosonography beforehand lessens the number of endoscopic retrograde cholangiographies that need to be performed. Cholecystectomy is indicated for patients with symptomatic gallstones or sludge. This should be performed laparoscopically with a four-trocar technique, if possible. Routine perioperative antibiotic prophylaxis is not necessary. Cholecystectomy can be performed in any trimester of pregnancy, if urgently indicated. Acute cholecystitis is an indication for early laparoscopic cholecystectomy within 24 hours of admission to hospital. After successful endoscopic clearance of the biliary pathway, patients who also have cholelithiasis should undergo laparoscopic cholecystectomy within 72 hours. Conclusion: The timing of treatment for gallstone disease is an essential determinant of therapeutic success.&quot;,&quot;publisher&quot;:&quot;Deutscher Arzte-Verlag GmbH&quot;,&quot;issue&quot;:&quot;9&quot;,&quot;volume&quot;:&quot;117&quot;,&quot;container-title-short&quot;:&quot;Dtsch Arztebl Int&quot;},&quot;isTemporary&quot;:false,&quot;suppress-author&quot;:false,&quot;composite&quot;:false,&quot;author-only&quot;:false}]},{&quot;citationID&quot;:&quot;MENDELEY_CITATION_0bb6957e-6a38-468d-9fae-3b8b80a7a975&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1f7ca5f7-9555-4cad-80f5-de6254530a04&quot;,&quot;properties&quot;:{&quot;noteIndex&quot;:0},&quot;isEdited&quot;:false,&quot;manualOverride&quot;:{&quot;isManuallyOverridden&quot;:false,&quot;citeprocText&quot;:&quot;(Götzky, Landwehr and Jähne, 2013; Sakai &lt;i&gt;et al.&lt;/i&gt;, 2024; Khandelwal, Anand and Kant, 2025)&quot;,&quot;manualOverrideText&quot;:&quot;&quot;},&quot;citationTag&quot;:&quot;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IsImNvbnRhaW5lci10aXRsZS1zaG9ydCI6IldvcmxkIEogQ2xpbiBDYXNlcyJ9LCJpc1RlbXBvcmFyeSI6ZmFsc2V9XX0=&quot;,&quot;citationItems&quot;:[{&quot;id&quot;:&quot;1e8b8c27-0e54-3534-94a1-022a276d342a&quot;,&quot;itemData&quot;:{&quot;type&quot;:&quot;article-journal&quot;,&quot;id&quot;:&quot;1e8b8c27-0e54-3534-94a1-022a276d342a&quot;,&quot;title&quot;:&quot;Epidemiology and clinical presentation of acute cholecystitis&quot;,&quot;author&quot;:[{&quot;family&quot;:&quot;Götzky&quot;,&quot;given&quot;:&quot;K.&quot;,&quot;parse-names&quot;:false,&quot;dropping-particle&quot;:&quot;&quot;,&quot;non-dropping-particle&quot;:&quot;&quot;},{&quot;family&quot;:&quot;Landwehr&quot;,&quot;given&quot;:&quot;P.&quot;,&quot;parse-names&quot;:false,&quot;dropping-particle&quot;:&quot;&quot;,&quot;non-dropping-particle&quot;:&quot;&quot;},{&quot;family&quot;:&quot;Jähne&quot;,&quot;given&quot;:&quot;J.&quot;,&quot;parse-names&quot;:false,&quot;dropping-particle&quot;:&quot;&quot;,&quot;non-dropping-particle&quot;:&quot;&quot;}],&quot;container-title&quot;:&quot;Chirurg&quot;,&quot;DOI&quot;:&quot;10.1007/s00104-012-2355-1&quot;,&quot;ISSN&quot;:&quot;00094722&quot;,&quot;PMID&quot;:&quot;23404248&quot;,&quot;issued&quot;:{&quot;date-parts&quot;:[[2013,3,1]]},&quot;page&quot;:&quot;179-184&quot;,&quot;abstract&quot;:&quot;Acute cholecystitis is the most common complication of cholecystolithiasis. With some 64,000 patients per year requiring surgical inpatient treatment it remains a prevalent surgical disease. The presentation varies between mild, severe and life-threatening forms and predominantly in old and morbid patients. Gallbladder perforation is a possible complication which is often only diagnosed during surgery. Typical clinical symptoms are pain in the upper abdomen, fever and leucocytosis. Ultrasonography may often be used to confirm the clinical diagnosis. © 2013 Springer-Verlag Berlin Heidelberg.&quot;,&quot;publisher&quot;:&quot;Springer Verlag&quot;,&quot;issue&quot;:&quot;3&quot;,&quot;volume&quot;:&quot;84&quot;,&quot;container-title-short&quot;:&quot;&quot;},&quot;isTemporary&quot;:false},{&quot;id&quot;:&quot;5cfb2f9a-8891-3be2-95bb-aaaacfaebf64&quot;,&quot;itemData&quot;:{&quot;type&quot;:&quot;article-journal&quot;,&quot;id&quot;:&quot;5cfb2f9a-8891-3be2-95bb-aaaacfaebf64&quot;,&quot;title&quot;:&quot;Management of Asymptomatic Cholelithiasis&quot;,&quot;author&quot;:[{&quot;family&quot;:&quot;Khandelwal&quot;,&quot;given&quot;:&quot;Chiranjiva&quot;,&quot;parse-names&quot;:false,&quot;dropping-particle&quot;:&quot;&quot;,&quot;non-dropping-particle&quot;:&quot;&quot;},{&quot;family&quot;:&quot;Anand&quot;,&quot;given&quot;:&quot;Utpal&quot;,&quot;parse-names&quot;:false,&quot;dropping-particle&quot;:&quot;&quot;,&quot;non-dropping-particle&quot;:&quot;&quot;},{&quot;family&quot;:&quot;Kant&quot;,&quot;given&quot;:&quot;Kislay&quot;,&quot;parse-names&quot;:false,&quot;dropping-particle&quot;:&quot;&quot;,&quot;non-dropping-particle&quot;:&quot;&quot;}],&quot;container-title&quot;:&quot;NMO Journal&quot;,&quot;DOI&quot;:&quot;10.4103/jnmo.jnmo_10_25&quot;,&quot;ISSN&quot;:&quot;2348-3806&quot;,&quot;issued&quot;:{&quot;date-parts&quot;:[[2025,1]]},&quot;page&quot;:&quot;54-60&quot;,&quot;abstract&quot;:&quot;Asymptomatic gallstones are found in approximately 10%–20% of the adult population, with only 1%–4% developing symptoms annually. Although complications such as biliary colic, acute cholecystitis or pancreatitis may occur, the overall risk remains low. Laparoscopic cholecystectomy, though effective with a &gt;95% success rate, carries a morbidity of ~2%–6% and a mortality risk of &lt;0.5%, making routine surgery unwarranted in most asymptomatic individuals. Observation is recommended in most cases. Prophylactic cholecystectomy is considered for high-risk groups, including patients with gallstones &gt;2–3 cm, those with sickle cell disease or candidates for bariatric or organ transplant surgery. While the risk of gall bladder cancer in asymptomatic cholelithiasis is &lt;0.3%, enhanced surveillance is advised in regions with high cancer prevalence. Routine cholecystectomy for cancer prevention is not supported by current evidence.&quot;,&quot;publisher&quot;:&quot;Ovid Technologies (Wolters Kluwer Health)&quot;,&quot;issue&quot;:&quot;1&quot;,&quot;volume&quot;:&quot;19&quot;,&quot;container-title-short&quot;:&quot;&quot;},&quot;isTemporary&quot;:false},{&quot;id&quot;:&quot;8c70a2c3-b664-3dca-bbd3-98339f888b52&quot;,&quot;itemData&quot;:{&quot;type&quot;:&quot;article-journal&quot;,&quot;id&quot;:&quot;8c70a2c3-b664-3dca-bbd3-98339f888b52&quot;,&quot;title&quot;:&quot;Natural history of asymptomatic gallbladder stones in clinic without beds: A long-term prognosis over 10 years&quot;,&quot;author&quot;:[{&quot;family&quot;:&quot;Sakai&quot;,&quot;given&quot;:&quot;Yuji&quot;,&quot;parse-names&quot;:false,&quot;dropping-particle&quot;:&quot;&quot;,&quot;non-dropping-particle&quot;:&quot;&quot;},{&quot;family&quot;:&quot;Tsuyuguchi&quot;,&quot;given&quot;:&quot;Toshio&quot;,&quot;parse-names&quot;:false,&quot;dropping-particle&quot;:&quot;&quot;,&quot;non-dropping-particle&quot;:&quot;&quot;},{&quot;family&quot;:&quot;Ohyama&quot;,&quot;given&quot;:&quot;Hiroshi&quot;,&quot;parse-names&quot;:false,&quot;dropping-particle&quot;:&quot;&quot;,&quot;non-dropping-particle&quot;:&quot;&quot;},{&quot;family&quot;:&quot;Kumagai&quot;,&quot;given&quot;:&quot;Junichiro&quot;,&quot;parse-names&quot;:false,&quot;dropping-particle&quot;:&quot;&quot;,&quot;non-dropping-particle&quot;:&quot;&quot;},{&quot;family&quot;:&quot;Kaiho&quot;,&quot;given&quot;:&quot;Takashi&quot;,&quot;parse-names&quot;:false,&quot;dropping-particle&quot;:&quot;&quot;,&quot;non-dropping-particle&quot;:&quot;&quot;},{&quot;family&quot;:&quot;Ohtsuka&quot;,&quot;given&quot;:&quot;Masayuki&quot;,&quot;parse-names&quot;:false,&quot;dropping-particle&quot;:&quot;&quot;,&quot;non-dropping-particle&quot;:&quot;&quot;},{&quot;family&quot;:&quot;Kato&quot;,&quot;given&quot;:&quot;Naoya&quot;,&quot;parse-names&quot;:false,&quot;dropping-particle&quot;:&quot;&quot;,&quot;non-dropping-particle&quot;:&quot;&quot;},{&quot;family&quot;:&quot;Sakai&quot;,&quot;given&quot;:&quot;Tadao&quot;,&quot;parse-names&quot;:false,&quot;dropping-particle&quot;:&quot;&quot;,&quot;non-dropping-particle&quot;:&quot;&quot;}],&quot;container-title&quot;:&quot;World Journal of Clinical Cases&quot;,&quot;DOI&quot;:&quot;10.12998/wjcc.v12.i1.42&quot;,&quot;ISSN&quot;:&quot;2307-8960&quot;,&quot;issued&quot;:{&quot;date-parts&quot;:[[2024,1,6]]},&quot;page&quot;:&quot;42-50&quot;,&quot;abstract&quot;:&quot;BACKGROUNDSeveral studies have explored the long-term prognosis of patients with asymptomatic gallbladder stones. These reports were primarily conducted in facilities equipped with beds for addressing symptomatic cases.AIMTo report the long-term prognosis of patients with asymptomatic gallbladder stones in clinics without bed facilities.METHODSWe investigated the prognoses of 237 patients diagnosed with asymptomatic gallbladder stones in clinics without beds between March 2010 and October 2022. When symptoms developed, patients were transferred to hospitals where appropriate treatment was possible. We investigated the asymptomatic and survival periods during the follow-up.RESULTSAmong the 237 patients, 214 (90.3%) remained asymptomatic, with a mean asymptomatic period of 3898.9279 ± 46.871 d (50-4111 d, 10.7 years on average). Biliary complications developed in 23 patients (9.7%), with a mean survival period of 4010.0285 ± 31.2788 d (53-4112 d, 10.9 years on average). No patient died of biliary complications.CONCLUSIONThe long-term prognosis of asymptomatic gallbladder stones in clinics without beds was favorable. When the condition became symptomatic, the patients were transferred to hospitals with beds that could address it; thus, no deaths related to biliary complications were reported. This finding suggests that follow-up care in clinics without beds is possible.&quot;,&quot;publisher&quot;:&quot;Baishideng Publishing Group Inc.&quot;,&quot;issue&quot;:&quot;1&quot;,&quot;volume&quot;:&quot;12&quot;,&quot;container-title-short&quot;:&quot;World J Clin Cases&quot;},&quot;isTemporary&quot;:false}]},{&quot;citationID&quot;:&quot;MENDELEY_CITATION_211e962a-040d-4d01-b1b2-e1d8e639ba02&quot;,&quot;properties&quot;:{&quot;noteIndex&quot;:0},&quot;isEdited&quot;:false,&quot;manualOverride&quot;:{&quot;isManuallyOverridden&quot;:false,&quot;citeprocText&quot;:&quot;(Khalifa and Albadawy, 2024)&quot;,&quot;manualOverrideText&quot;:&quot;&quot;},&quot;citationTag&quot;:&quot;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quot;,&quot;citationItems&quot;:[{&quot;id&quot;:&quot;d163c012-0c18-3ebc-b4d8-15c2254e070c&quot;,&quot;itemData&quot;:{&quot;type&quot;:&quot;article&quot;,&quot;id&quot;:&quot;d163c012-0c18-3ebc-b4d8-15c2254e070c&quot;,&quot;title&quot;:&quot;Artificial Intelligence for Clinical Prediction: Exploring Key Domains and Essential Functions&quot;,&quot;author&quot;:[{&quot;family&quot;:&quot;Khalifa&quot;,&quot;given&quot;:&quot;Mohamed&quot;,&quot;parse-names&quot;:false,&quot;dropping-particle&quot;:&quot;&quot;,&quot;non-dropping-particle&quot;:&quot;&quot;},{&quot;family&quot;:&quot;Albadawy&quot;,&quot;given&quot;:&quot;Mona&quot;,&quot;parse-names&quot;:false,&quot;dropping-particle&quot;:&quot;&quot;,&quot;non-dropping-particle&quot;:&quot;&quot;}],&quot;container-title&quot;:&quot;Computer Methods and Programs in Biomedicine Update&quot;,&quot;DOI&quot;:&quot;10.1016/j.cmpbup.2024.100148&quot;,&quot;ISSN&quot;:&quot;26669900&quot;,&quot;issued&quot;:{&quot;date-parts&quot;:[[2024,1,1]]},&quot;abstract&quot;:&quot;Background: Clinical prediction is integral to modern healthcare, leveraging current and historical medical data to forecast health outcomes. The integration of Artificial Intelligence (AI) in this field significantly enhances diagnostic accuracy, treatment planning, disease prevention, and personalised care leading to better patient outcomes and healthcare efficiency. Methods: This systematic review implemented a structured four-step methodology, including an extensive literature search in academic databases (PubMed, Embase, Google Scholar), applying specific inclusion and exclusion criteria, data extraction focusing on AI techniques and their applications in clinical prediction, and a thorough analysis of the collected information to understand AI's roles in enhancing clinical prediction. Results: Through the analysis of 74 experimental studies, eight key domains, where AI significantly enhances clinical prediction, were identified: (1) Diagnosis and early detection of disease; (2) Prognosis of disease course and outcomes; (3) Risk assessment of future disease; (4) Treatment response for personalised medicine; (5) Disease progression; (6) Readmission risks; (7) Complication risks; and (8) Mortality prediction. Oncology and radiology come on top of the specialties benefiting from AI in clinical prediction. Discussion: The review highlights AI's transformative impact across various clinical prediction domains, including its role in revolutionising diagnostics, improving prognosis accuracy, aiding in personalised medicine, and enhancing patient safety. AI-driven tools contribute significantly to the efficiency and effectiveness of healthcare delivery. Conclusion and recommendations: AI's integration in clinical prediction marks a substantial advancement in healthcare. Recommendations include enhancing data quality and accessibility, promoting interdisciplinary collaboration, focusing on ethical AI practices, investing in AI education, expanding clinical trials, developing regulatory oversight, involving patients in the AI integration process, and continuous monitoring and improvement of AI systems.&quot;,&quot;publisher&quot;:&quot;Elsevier B.V.&quot;,&quot;volume&quot;:&quot;5&quot;,&quot;container-title-short&quot;:&quot;&quot;},&quot;isTemporary&quot;:false}]},{&quot;citationID&quot;:&quot;MENDELEY_CITATION_9e409f72-f9c7-4c76-aecc-ac3e463cf51b&quot;,&quot;properties&quot;:{&quot;noteIndex&quot;:0},&quot;isEdited&quot;:false,&quot;manualOverride&quot;:{&quot;isManuallyOverridden&quot;:false,&quot;citeprocText&quot;:&quot;(Mitchell, 1997)&quot;,&quot;manualOverrideText&quot;:&quot;&quot;},&quot;citationTag&quot;:&quot;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quot;,&quot;citationItems&quot;:[{&quot;id&quot;:&quot;4d222c22-578c-3ea4-8843-f70cbc70419a&quot;,&quot;itemData&quot;:{&quot;type&quot;:&quot;book&quot;,&quot;id&quot;:&quot;4d222c22-578c-3ea4-8843-f70cbc70419a&quot;,&quot;title&quot;:&quot;Machine Learning&quot;,&quot;author&quot;:[{&quot;family&quot;:&quot;Mitchell&quot;,&quot;given&quot;:&quot;Tom M..&quot;,&quot;parse-names&quot;:false,&quot;dropping-particle&quot;:&quot;&quot;,&quot;non-dropping-particle&quot;:&quot;&quot;}],&quot;ISBN&quot;:&quot;0070428077&quot;,&quot;issued&quot;:{&quot;date-parts&quot;:[[1997]]},&quot;number-of-pages&quot;:&quot;414&quot;,&quot;abstract&quot;:&quot;Mitchell covers the field of machine learning, the study of algorithms that allow computer programs to automatically improve through experience and that automatically infer general laws from specific data. 1. Introduction -- 2. Concept Learning and the General-to-Specific Ordering -- 3. Decision Tree Learning -- 4. Artificial Neural Networks -- 5. Evaluating Hypotheses -- 6. Bayesian Learning -- 7. Computational Learning Theory -- 8. Instance-Based Learning -- 9. Genetic Algorithms -- 10. Learning Sets of Rules -- 11. Analytical Learning -- 12. Combining Inductive and Analytical Learning -- 13. Reinforcement Learning.&quot;,&quot;publisher&quot;:&quot;McGraw-Hill&quot;,&quot;container-title-short&quot;:&quot;&quot;},&quot;isTemporary&quot;:false,&quot;suppress-author&quot;:false,&quot;composite&quot;:false,&quot;author-only&quot;:false}]},{&quot;citationID&quot;:&quot;MENDELEY_CITATION_4213e1d8-9f66-4ce7-8cd8-67235415032e&quot;,&quot;properties&quot;:{&quot;noteIndex&quot;:0},&quot;isEdited&quot;:false,&quot;manualOverride&quot;:{&quot;isManuallyOverridden&quot;:false,&quot;citeprocText&quot;:&quot;(Mahalle &lt;i&gt;et al.&lt;/i&gt;, 2025)&quot;,&quot;manualOverrideText&quot;:&quot;&quot;},&quot;citationTag&quot;:&quot;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quot;,&quot;citationItems&quot;:[{&quot;id&quot;:&quot;8ee10587-3a2b-3c70-aff6-8b03a57443b7&quot;,&quot;itemData&quot;:{&quot;type&quot;:&quot;chapter&quot;,&quot;id&quot;:&quot;8ee10587-3a2b-3c70-aff6-8b03a57443b7&quot;,&quot;title&quot;:&quot;Fundamentals of machine learning and deep learning&quot;,&quot;author&quot;:[{&quot;family&quot;:&quot;Mahalle&quot;,&quot;given&quot;:&quot;Parikshit Narendra&quot;,&quot;parse-names&quot;:false,&quot;dropping-particle&quot;:&quot;&quot;,&quot;non-dropping-particle&quot;:&quot;&quot;},{&quot;family&quot;:&quot;Diwakar&quot;,&quot;given&quot;:&quot;Mandar Pramod&quot;,&quot;parse-names&quot;:false,&quot;dropping-particle&quot;:&quot;&quot;,&quot;non-dropping-particle&quot;:&quot;&quot;},{&quot;family&quot;:&quot;Ghule&quot;,&quot;given&quot;:&quot;Vijaykumar Raghunath&quot;,&quot;parse-names&quot;:false,&quot;dropping-particle&quot;:&quot;&quot;,&quot;non-dropping-particle&quot;:&quot;&quot;},{&quot;family&quot;:&quot;Ingle&quot;,&quot;given&quot;:&quot;Yashwant Sudhakar&quot;,&quot;parse-names&quot;:false,&quot;dropping-particle&quot;:&quot;&quot;,&quot;non-dropping-particle&quot;:&quot;&quot;}],&quot;container-title&quot;:&quot;Edge Artificial Intelligence&quot;,&quot;DOI&quot;:&quot;10.1016/b978-0-443-26720-8.00008-6&quot;,&quot;issued&quot;:{&quot;date-parts&quot;:[[2025]]},&quot;page&quot;:&quot;15-31&quot;,&quot;publisher&quot;:&quot;Elsevier&quot;,&quot;container-title-short&quot;:&quot;&quot;},&quot;isTemporary&quot;:false,&quot;suppress-author&quot;:false,&quot;composite&quot;:false,&quot;author-only&quot;:false}]},{&quot;citationID&quot;:&quot;MENDELEY_CITATION_7e717d65-4a0e-42fe-9bcf-0816cc0dc24e&quot;,&quot;properties&quot;:{&quot;noteIndex&quot;:0},&quot;isEdited&quot;:false,&quot;manualOverride&quot;:{&quot;isManuallyOverridden&quot;:false,&quot;citeprocText&quot;:&quot;(Jiang, Ma and Wu, 2026)&quot;,&quot;manualOverrideText&quot;:&quot;&quot;},&quot;citationTag&quot;:&quot;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ET0kiOiIxMC4xMDE2L2I5NzgtMC00NC0zMjQ4NDAtNS4wMDAwOS0zIiwiaXNzdWVkIjp7ImRhdGUtcGFydHMiOltbMjAyNl1dfSwicGFnZSI6IjE1LTUwIiwicHVibGlzaGVyIjoiRWxzZXZpZXIiLCJjb250YWluZXItdGl0bGUtc2hvcnQiOiJBcnRpZiBJbnRlbGwifSwiaXNUZW1wb3JhcnkiOmZhbHNlLCJzdXBwcmVzcy1hdXRob3IiOmZhbHNlLCJjb21wb3NpdGUiOmZhbHNlLCJhdXRob3Itb25seSI6ZmFsc2V9XX0=&quot;,&quot;citationItems&quot;:[{&quot;id&quot;:&quot;7dddaf51-4a66-38da-88cf-f444686f9400&quot;,&quot;itemData&quot;:{&quot;type&quot;:&quot;chapter&quot;,&quot;id&quot;:&quot;7dddaf51-4a66-38da-88cf-f444686f9400&quot;,&quot;title&quot;:&quot;Machine learning basics&quot;,&quot;author&quot;:[{&quot;family&quot;:&quot;Jiang&quot;,&quot;given&quot;:&quot;Yu-Ga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container-title&quot;:&quot;Artificial Intelligence&quot;,&quot;DOI&quot;:&quot;10.1016/b978-0-44-324840-5.00009-3&quot;,&quot;issued&quot;:{&quot;date-parts&quot;:[[2026]]},&quot;page&quot;:&quot;15-50&quot;,&quot;publisher&quot;:&quot;Elsevier&quot;,&quot;container-title-short&quot;:&quot;Artif Intell&quot;},&quot;isTemporary&quot;:false,&quot;suppress-author&quot;:false,&quot;composite&quot;:false,&quot;author-only&quot;:false}]},{&quot;citationID&quot;:&quot;MENDELEY_CITATION_0fc385b1-1bc0-48ba-9388-a8ee620e4697&quot;,&quot;properties&quot;:{&quot;noteIndex&quot;:0},&quot;isEdited&quot;:false,&quot;manualOverride&quot;:{&quot;isManuallyOverridden&quot;:false,&quot;citeprocText&quot;:&quot;(Farnham &lt;i&gt;et al.&lt;/i&gt;, no date)&quot;,&quot;manualOverrideText&quot;:&quot;&quot;},&quot;citationTag&quot;:&quot;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5ad5ca65-56dd-39df-8ca6-7e1135f4732d&quot;,&quot;itemData&quot;:{&quot;type&quot;:&quot;report&quot;,&quot;id&quot;:&quot;5ad5ca65-56dd-39df-8ca6-7e1135f4732d&quot;,&quot;title&quot;:&quot;Hands-on Machine Learning with Scikit-Learn, Keras, and TensorFlow Concepts, Tools, and Techniques to Build Intelligent Systems SECOND EDITION&quot;,&quot;author&quot;:[{&quot;family&quot;:&quot;Farnham&quot;,&quot;given&quot;:&quot;Boston&quot;,&quot;parse-names&quot;:false,&quot;dropping-particle&quot;:&quot;&quot;,&quot;non-dropping-particle&quot;:&quot;&quot;},{&quot;family&quot;:&quot;Tokyo&quot;,&quot;given&quot;:&quot;Sebastopol&quot;,&quot;parse-names&quot;:false,&quot;dropping-particle&quot;:&quot;&quot;,&quot;non-dropping-particle&quot;:&quot;&quot;},{&quot;family&quot;:&quot;Boston&quot;,&quot;given&quot;:&quot;Beijing&quot;,&quot;parse-names&quot;:false,&quot;dropping-particle&quot;:&quot;&quot;,&quot;non-dropping-particle&quot;:&quot;&quot;},{&quot;family&quot;:&quot;Sebastopol&quot;,&quot;given&quot;:&quot;Farnham&quot;,&quot;parse-names&quot;:false,&quot;dropping-particle&quot;:&quot;&quot;,&quot;non-dropping-particle&quot;:&quot;&quot;},{&quot;family&quot;:&quot;Beijing&quot;,&quot;given&quot;:&quot;Tokyo&quot;,&quot;parse-names&quot;:false,&quot;dropping-particle&quot;:&quot;&quot;,&quot;non-dropping-particle&quot;:&quot;&quot;}],&quot;container-title-short&quot;:&quot;&quot;},&quot;isTemporary&quot;:false,&quot;suppress-author&quot;:false,&quot;composite&quot;:false,&quot;author-only&quot;:false}]},{&quot;citationID&quot;:&quot;MENDELEY_CITATION_549c255c-f4d3-4a7a-92d3-5b6d67cc0096&quot;,&quot;properties&quot;:{&quot;noteIndex&quot;:0},&quot;isEdited&quot;:false,&quot;manualOverride&quot;:{&quot;isManuallyOverridden&quot;:false,&quot;citeprocText&quot;:&quot;(An &lt;i&gt;et al.&lt;/i&gt;, 2023)&quot;,&quot;manualOverrideText&quot;:&quot;&quot;},&quot;citationTag&quot;:&quot;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quot;,&quot;citationItems&quot;:[{&quot;id&quot;:&quot;df8a3ae9-cb36-3952-91d8-33f21dadc628&quot;,&quot;itemData&quot;:{&quot;type&quot;:&quot;article&quot;,&quot;id&quot;:&quot;df8a3ae9-cb36-3952-91d8-33f21dadc628&quot;,&quot;title&quot;:&quot;A Comprehensive Review on Machine Learning in Healthcare Industry: Classification, Restrictions, Opportunities and Challenges&quot;,&quot;author&quot;:[{&quot;family&quot;:&quot;An&quot;,&quot;given&quot;:&quot;Qi&quot;,&quot;parse-names&quot;:false,&quot;dropping-particle&quot;:&quot;&quot;,&quot;non-dropping-particle&quot;:&quot;&quot;},{&quot;family&quot;:&quot;Rahman&quot;,&quot;given&quot;:&quot;Saifur&quot;,&quot;parse-names&quot;:false,&quot;dropping-particle&quot;:&quot;&quot;,&quot;non-dropping-particle&quot;:&quot;&quot;},{&quot;family&quot;:&quot;Zhou&quot;,&quot;given&quot;:&quot;Jingwen&quot;,&quot;parse-names&quot;:false,&quot;dropping-particle&quot;:&quot;&quot;,&quot;non-dropping-particle&quot;:&quot;&quot;},{&quot;family&quot;:&quot;Kang&quot;,&quot;given&quot;:&quot;James Jin&quot;,&quot;parse-names&quot;:false,&quot;dropping-particle&quot;:&quot;&quot;,&quot;non-dropping-particle&quot;:&quot;&quot;}],&quot;container-title&quot;:&quot;Sensors&quot;,&quot;DOI&quot;:&quot;10.3390/s23094178&quot;,&quot;ISSN&quot;:&quot;14248220&quot;,&quot;PMID&quot;:&quot;37177382&quot;,&quot;issued&quot;:{&quot;date-parts&quot;:[[2023,5,1]]},&quot;abstract&quot;:&quot;Recently, various sophisticated methods, including machine learning and artificial intelligence, have been employed to examine health-related data. Medical professionals are acquiring enhanced diagnostic and treatment abilities by utilizing machine learning applications in the healthcare domain. Medical data have been used by many researchers to detect diseases and identify patterns. In the current literature, there are very few studies that address machine learning algorithms to improve healthcare data accuracy and efficiency. We examined the effectiveness of machine learning algorithms in improving time series healthcare metrics for heart rate data transmission (accuracy and efficiency). In this paper, we reviewed several machine learning algorithms in healthcare applications. After a comprehensive overview and investigation of supervised and unsupervised machine learning algorithms, we also demonstrated time series tasks based on past values (along with reviewing their feasibility for both small and large datasets).&quot;,&quot;publisher&quot;:&quot;MDPI&quot;,&quot;issue&quot;:&quot;9&quot;,&quot;volume&quot;:&quot;23&quot;,&quot;container-title-short&quot;:&quot;&quot;},&quot;isTemporary&quot;:false,&quot;suppress-author&quot;:false,&quot;composite&quot;:false,&quot;author-only&quot;:false}]},{&quot;citationID&quot;:&quot;MENDELEY_CITATION_efd8e31f-22be-4ffd-8dda-21d68c36ff9d&quot;,&quot;properties&quot;:{&quot;noteIndex&quot;:0},&quot;isEdited&quot;:false,&quot;manualOverride&quot;:{&quot;isManuallyOverridden&quot;:false,&quot;citeprocText&quot;:&quot;(Waring, Lindvall and Umeton, 2020; Ashraf &lt;i&gt;et al.&lt;/i&gt;, 2025)&quot;,&quot;manualOverrideText&quot;:&quot;&quot;},&quot;citationTag&quot;:&quot;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&quot;,&quot;citationItems&quot;:[{&quot;id&quot;:&quot;7b51d864-9c74-3217-942b-a569af2d8e14&quot;,&quot;itemData&quot;:{&quot;type&quot;:&quot;article&quot;,&quot;id&quot;:&quot;7b51d864-9c74-3217-942b-a569af2d8e14&quot;,&quot;title&quot;:&quot;Automated machine learning: Review of the state-of-the-art and opportunities for healthcare&quot;,&quot;author&quot;:[{&quot;family&quot;:&quot;Waring&quot;,&quot;given&quot;:&quot;Jonathan&quot;,&quot;parse-names&quot;:false,&quot;dropping-particle&quot;:&quot;&quot;,&quot;non-dropping-particle&quot;:&quot;&quot;},{&quot;family&quot;:&quot;Lindvall&quot;,&quot;given&quot;:&quot;Charlotta&quot;,&quot;parse-names&quot;:false,&quot;dropping-particle&quot;:&quot;&quot;,&quot;non-dropping-particle&quot;:&quot;&quot;},{&quot;family&quot;:&quot;Umeton&quot;,&quot;given&quot;:&quot;Renato&quot;,&quot;parse-names&quot;:false,&quot;dropping-particle&quot;:&quot;&quot;,&quot;non-dropping-particle&quot;:&quot;&quot;}],&quot;container-title&quot;:&quot;Artificial Intelligence in Medicine&quot;,&quot;container-title-short&quot;:&quot;Artif Intell Med&quot;,&quot;DOI&quot;:&quot;10.1016/j.artmed.2020.101822&quot;,&quot;ISSN&quot;:&quot;18732860&quot;,&quot;PMID&quot;:&quot;32499001&quot;,&quot;issued&quot;:{&quot;date-parts&quot;:[[2020,4,1]]},&quot;abstract&quot;:&quot;Objective: This work aims to provide a review of the existing literature in the field of automated machine learning (AutoML) to help healthcare professionals better utilize machine learning models “off-the-shelf” with limited data science expertise. We also identify the potential opportunities and barriers to using AutoML in healthcare, as well as existing applications of AutoML in healthcare. Methods: Published papers, accompanied with code, describing work in the field of AutoML from both a computer science perspective or a biomedical informatics perspective were reviewed. We also provide a short summary of a series of AutoML challenges hosted by ChaLearn. Results: A review of 101 papers in the field of AutoML revealed that these automated techniques can match or improve upon expert human performance in certain machine learning tasks, often in a shorter amount of time. The main limitation of AutoML at this point is the ability to get these systems to work efficiently on a large scale, i.e. beyond small- and medium-size retrospective datasets. Discussion: The utilization of machine learning techniques has the demonstrated potential to improve health outcomes, cut healthcare costs, and advance clinical research. However, most hospitals are not currently deploying machine learning solutions. One reason for this is that health care professionals often lack the machine learning expertise that is necessary to build a successful model, deploy it in production, and integrate it with the clinical workflow. In order to make machine learning techniques easier to apply and to reduce the demand for human experts, automated machine learning (AutoML) has emerged as a growing field that seeks to automatically select, compose, and parametrize machine learning models, so as to achieve optimal performance on a given task and/or dataset. Conclusion: While there have already been some use cases of AutoML in the healthcare field, more work needs to be done in order for there to be widespread adoption of AutoML in healthcare.&quot;,&quot;publisher&quot;:&quot;Elsevier B.V.&quot;,&quot;volume&quot;:&quot;104&quot;},&quot;isTemporary&quot;:false},{&quot;id&quot;:&quot;c8b31be6-a837-376e-9a7e-9efcf095bf8f&quot;,&quot;itemData&quot;:{&quot;type&quot;:&quot;article&quot;,&quot;id&quot;:&quot;c8b31be6-a837-376e-9a7e-9efcf095bf8f&quot;,&quot;title&quot;:&quot;Revolutionizing clinical laboratories: The impact of artificial intelligence in diagnostics and patient care&quot;,&quot;author&quot;:[{&quot;family&quot;:&quot;Ashraf&quot;,&quot;given&quot;:&quot;Asem Ali&quot;,&quot;parse-names&quot;:false,&quot;dropping-particle&quot;:&quot;&quot;,&quot;non-dropping-particle&quot;:&quot;&quot;},{&quot;family&quot;:&quot;Rai&quot;,&quot;given&quot;:&quot;Srinidhi&quot;,&quot;parse-names&quot;:false,&quot;dropping-particle&quot;:&quot;&quot;,&quot;non-dropping-particle&quot;:&quot;&quot;},{&quot;family&quot;:&quot;Alva&quot;,&quot;given&quot;:&quot;Sameeksha&quot;,&quot;parse-names&quot;:false,&quot;dropping-particle&quot;:&quot;&quot;,&quot;non-dropping-particle&quot;:&quot;&quot;},{&quot;family&quot;:&quot;Alva&quot;,&quot;given&quot;:&quot;Priya D.&quot;,&quot;parse-names&quot;:false,&quot;dropping-particle&quot;:&quot;&quot;,&quot;non-dropping-particle&quot;:&quot;&quot;},{&quot;family&quot;:&quot;Naresh&quot;,&quot;given&quot;:&quot;Sriram&quot;,&quot;parse-names&quot;:false,&quot;dropping-particle&quot;:&quot;&quot;,&quot;non-dropping-particle&quot;:&quot;&quot;}],&quot;container-title&quot;:&quot;Diagnostic Microbiology and Infectious Disease&quot;,&quot;container-title-short&quot;:&quot;Diagn Microbiol Infect Dis&quot;,&quot;DOI&quot;:&quot;10.1016/j.diagmicrobio.2025.116728&quot;,&quot;ISSN&quot;:&quot;18790070&quot;,&quot;PMID&quot;:&quot;39929018&quot;,&quot;issued&quot;:{&quot;date-parts&quot;:[[2025,4,1]]},&quot;abstract&quot;:&quot;Introduction: The integration of artificial intelligence (AI) is fundamentally transforming clinical laboratories, significantly improving diagnostic precision and operational effectiveness in the fields of pathology, microbiology, and biochemistry. This evolution holds great promise for advancing patient care and enhancing disease management strategies. Methodology: A comprehensive literature review was performed using established databases, including Google Scholar, Embase, Science Direct, Scopus, and PubMed. Recent studies published between 2020 and 2024 were sourced using focused keywords related to AI's application in clinical laboratory settings. The inclusion criteria prioritized peer-reviewed articles that contributed to innovations in diagnostic methodologies and operational efficiency. A thematic analysis was conducted to collate findings regarding AI's impact across the preanalytical, analytical, and postanalytical phases of laboratory work. Discussion: AI significantly enhances various laboratory processes, such as histopathology, immunohistochemistry, and microbiological diagnostics. Notable applications include workflow automation, detailed analysis of biomarker data, and real-time processing to facilitate clinical decision-making. However, the benefits of AI come with challenges, including concerns about data integrity, ethical implications, and potential biases in algorithms, requiring careful management as AI becomes more integrated into clinical practice. Conclusion: The future of clinical laboratories is poised for increased automation and the incorporation of AI and IoT technologies. While these advancements offer the potential for improved healthcare outcomes through greater accuracy and efficiency, evolving ethical and legal frameworks are crucial to address issues related to data privacy and accountability of algorithms. Ongoing adaptation and exploration of AI applications are vital to fully harnessing its capabilities in diagnostics.&quot;,&quot;publisher&quot;:&quot;Elsevier Inc.&quot;,&quot;issue&quot;:&quot;4&quot;,&quot;volume&quot;:&quot;111&quot;},&quot;isTemporary&quot;:false}]},{&quot;citationID&quot;:&quot;MENDELEY_CITATION_431dc1d5-457b-4027-ac3f-6ab0d5675378&quot;,&quot;properties&quot;:{&quot;noteIndex&quot;:0},&quot;isEdited&quot;:false,&quot;manualOverride&quot;:{&quot;isManuallyOverridden&quot;:false,&quot;citeprocText&quot;:&quot;(Srivastava &lt;i&gt;et al.&lt;/i&gt;, 2022)&quot;,&quot;manualOverrideText&quot;:&quot;&quot;},&quot;citationTag&quot;:&quot;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c4cf2ac0-d13f-3eef-94ed-6836eda6f0de&quot;,&quot;itemData&quot;:{&quot;type&quot;:&quot;paper-conference&quot;,&quot;id&quot;:&quot;c4cf2ac0-d13f-3eef-94ed-6836eda6f0de&quot;,&quot;title&quot;:&quot;Automated Prediction of Liver Disease using Machine Learning (ML) Algorithms&quot;,&quot;author&quot;:[{&quot;family&quot;:&quot;Srivastava&quot;,&quot;given&quot;:&quot;Aviral&quot;,&quot;parse-names&quot;:false,&quot;dropping-particle&quot;:&quot;&quot;,&quot;non-dropping-particle&quot;:&quot;&quot;},{&quot;family&quot;:&quot;Kumar&quot;,&quot;given&quot;:&quot;V. Vineeth&quot;,&quot;parse-names&quot;:false,&quot;dropping-particle&quot;:&quot;&quot;,&quot;non-dropping-particle&quot;:&quot;&quot;},{&quot;family&quot;:&quot;Mahesh&quot;,&quot;given&quot;:&quot;T. R.&quot;,&quot;parse-names&quot;:false,&quot;dropping-particle&quot;:&quot;&quot;,&quot;non-dropping-particle&quot;:&quot;&quot;},{&quot;family&quot;:&quot;Vivek&quot;,&quot;given&quot;:&quot;V.&quot;,&quot;parse-names&quot;:false,&quot;dropping-particle&quot;:&quot;&quot;,&quot;non-dropping-particle&quot;:&quot;&quot;}],&quot;container-title&quot;:&quot;2022 2nd International Conference on Advances in Electrical, Computing, Communication and Sustainable Technologies, ICAECT 2022&quot;,&quot;DOI&quot;:&quot;10.1109/ICAECT54875.2022.9808059&quot;,&quot;ISBN&quot;:&quot;9781665411202&quot;,&quot;issued&quot;:{&quot;date-parts&quot;:[[2022]]},&quot;abstract&quot;:&quot;Information systems and strategic tools have lately been offered as new strategies in medical research to improve the disease detection process. Enzyme activation, bile synthesis, lipid metabolism, and vitamin, glycogen, and mineral storage are all crucial functions of the liver. Because liver problems are difficult to diagnose in the early stages due to a lack of particular symptoms, they are commonly neglected. Hyperbilirubinemia is common symptom in many liver diseases, and it's tough to tell the difference early on. However, this is not guaranteed, and understanding enzyme levels is necessary to detect and confirm the presence of liver illness. A variety of machine learning (ML) algorithms are being used to predict liver diseases. We recommend employing Logistics Regression (LR), Naive Bayes Model (NB), K-Nearest Neighbor (Knn) in this project. The data was separated into two categories: patients with liver disease and sicknesses the most accurate machine learning method was used to predict the final result. The different algorithms are compared against various performance metrics and the best one is identified.&quot;,&quot;publisher&quot;:&quot;Institute of Electrical and Electronics Engineers Inc.&quot;,&quot;container-title-short&quot;:&quot;&quot;},&quot;isTemporary&quot;:false,&quot;suppress-author&quot;:false,&quot;composite&quot;:false,&quot;author-only&quot;:false}]},{&quot;citationID&quot;:&quot;MENDELEY_CITATION_31850c36-66e3-49a5-8585-1acba0971646&quot;,&quot;properties&quot;:{&quot;noteIndex&quot;:0},&quot;isEdited&quot;:false,&quot;manualOverride&quot;:{&quot;isManuallyOverridden&quot;:false,&quot;citeprocText&quot;:&quot;(Akabane &lt;i&gt;et al.&lt;/i&gt;, 2025)&quot;,&quot;manualOverrideText&quot;:&quot;&quot;},&quot;citationTag&quot;:&quot;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&quot;,&quot;citationItems&quot;:[{&quot;id&quot;:&quot;299002a8-16ae-300a-9c12-6c477ab3d510&quot;,&quot;itemData&quot;:{&quot;type&quot;:&quot;article-journal&quot;,&quot;id&quot;:&quot;299002a8-16ae-300a-9c12-6c477ab3d510&quot;,&quot;title&quot;:&quot;Machine learning-based prediction for incidence of endoscopic retrograde cholangiopancreatography after emergency laparoscopic cholecystectomy: A retrospective, multicenter cohort study&quot;,&quot;author&quot;:[{&quot;family&quot;:&quot;Akabane&quot;,&quot;given&quot;:&quot;Shota&quot;,&quot;parse-names&quot;:false,&quot;dropping-particle&quot;:&quot;&quot;,&quot;non-dropping-particle&quot;:&quot;&quot;},{&quot;family&quot;:&quot;Iwagami&quot;,&quot;given&quot;:&quot;Masao&quot;,&quot;parse-names&quot;:false,&quot;dropping-particle&quot;:&quot;&quot;,&quot;non-dropping-particle&quot;:&quot;&quot;},{&quot;family&quot;:&quot;Bell-Allen&quot;,&quot;given&quot;:&quot;Nicholas&quot;,&quot;parse-names&quot;:false,&quot;dropping-particle&quot;:&quot;&quot;,&quot;non-dropping-particle&quot;:&quot;&quot;},{&quot;family&quot;:&quot;Navadgi&quot;,&quot;given&quot;:&quot;Suresh&quot;,&quot;parse-names&quot;:false,&quot;dropping-particle&quot;:&quot;&quot;,&quot;non-dropping-particle&quot;:&quot;&quot;},{&quot;family&quot;:&quot;Kawahara&quot;,&quot;given&quot;:&quot;Toshiyasu&quot;,&quot;parse-names&quot;:false,&quot;dropping-particle&quot;:&quot;&quot;,&quot;non-dropping-particle&quot;:&quot;&quot;},{&quot;family&quot;:&quot;Bhandari&quot;,&quot;given&quot;:&quot;Mayank&quot;,&quot;parse-names&quot;:false,&quot;dropping-particle&quot;:&quot;&quot;,&quot;non-dropping-particle&quot;:&quot;&quot;}],&quot;container-title&quot;:&quot;Surgical Endoscopy &quot;,&quot;DOI&quot;:&quot;10.1007/s00464-024-11492-5&quot;,&quot;ISSN&quot;:&quot;14322218&quot;,&quot;PMID&quot;:&quot;39820602&quot;,&quot;issued&quot;:{&quot;date-parts&quot;:[[2025,3,1]]},&quot;page&quot;:&quot;1770-1777&quot;,&quot;abstract&quot;:&quot;Background: Laparoscopic cholecystectomy is the preferred treatment for symptomatic cholelithiasis and acute cholecystitis, with increasing applications even in severe cases. However, the possibility of postoperative endoscopic retrograde cholangiopancreatography (ERCP) to manage choledocholithiasis or biliary injuries poses significant clinical challenges. This study aimed to develop a predictive model for ERCP incidence following emergency laparoscopic cholecystectomy using advanced machine learning techniques. Methods: We conducted a retrospective cohort study using the Tokushukai Medical Database, which includes data from 42 hospitals. The study population consisted of adult patients undergoing emergency laparoscopic cholecystectomy. We used four machine learning models—logistic regression, random forest, gradient-boosting decision trees (GBDTs), and multilayer perceptrons on a dataset divided into training/validation and testing groups. We also calculated Shapley additive explanation values for GBDTs to identify variables with larger feature importance. Results: Of 9,695 patients from July 2010 to June 2020, 8,854 met the inclusion criteria. The incidence of postoperative ERCP was 5.7% (362/6,377) and 6.4% (158/2477) in the training/validation and testing datasets, respectively. The GBDT demonstrated superior performance, with the highest predictive capacity for postoperative ERCP. Significant predictors identified included common bile duct dilatation on CT or ultrasound, serum albumin, and lactate dehydrogenase levels, which showed larger feature importance. Conclusion: This study successfully developed a robust predictive model for ERCP following emergency laparoscopic cholecystectomy.&quot;,&quot;publisher&quot;:&quot;Springer&quot;,&quot;issue&quot;:&quot;3&quot;,&quot;volume&quot;:&quot;39&quot;,&quot;container-title-short&quot;:&quot;&quot;},&quot;isTemporary&quot;:false,&quot;suppress-author&quot;:false,&quot;composite&quot;:false,&quot;author-only&quot;:false}]},{&quot;citationID&quot;:&quot;MENDELEY_CITATION_802b9ccd-9a3c-41bb-8284-fd0f984c77c7&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b90ed601-1b75-4ba3-a675-89e5b41fee38&quot;,&quot;properties&quot;:{&quot;noteIndex&quot;:0},&quot;isEdited&quot;:false,&quot;manualOverride&quot;:{&quot;isManuallyOverridden&quot;:false,&quot;citeprocText&quot;:&quot;(Pang, Ding, &lt;i&gt;et al.&lt;/i&gt;, 2019; Kumar &lt;i&gt;et al.&lt;/i&gt;, 2025)&quot;,&quot;manualOverrideText&quot;:&quot;&quot;},&quot;citationTag&quot;:&quot;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quot;,&quot;citationItems&quot;:[{&quot;id&quot;:&quot;02123f75-c98e-3f46-addb-807215e3a960&quot;,&quot;itemData&quot;:{&quot;type&quot;:&quot;article-journal&quot;,&quot;id&quot;:&quot;02123f75-c98e-3f46-addb-807215e3a96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container-title-short&quot;:&quot;PLoS One&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a9e77e04-1ddd-4b6c-bd04-7990d46b0371&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f8dc54ad-3d54-4b0f-991a-747a585966e9&quot;,&quot;properties&quot;:{&quot;noteIndex&quot;:0},&quot;isEdited&quot;:false,&quot;manualOverride&quot;:{&quot;isManuallyOverridden&quot;:false,&quot;citeprocText&quot;:&quot;(Pang, Wang, &lt;i&gt;et al.&lt;/i&gt;, 2019)&quot;,&quot;manualOverrideText&quot;:&quot;&quot;},&quot;citationTag&quot;:&quot;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quot;,&quot;citationItems&quot;:[{&quot;id&quot;:&quot;91022e37-78a1-3c2b-9cb6-6d8b3f387fd3&quot;,&quot;itemData&quot;:{&quot;type&quot;:&quot;article-journal&quot;,&quot;id&quot;:&quot;91022e37-78a1-3c2b-9cb6-6d8b3f387fd3&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container-title-short&quot;:&quot;PLoS One&quot;},&quot;isTemporary&quot;:false,&quot;suppress-author&quot;:false,&quot;composite&quot;:false,&quot;author-only&quot;:false}]},{&quot;citationID&quot;:&quot;MENDELEY_CITATION_f08bc351-a280-4409-9b3f-779d8fc22dfe&quot;,&quot;properties&quot;:{&quot;noteIndex&quot;:0},&quot;isEdited&quot;:false,&quot;manualOverride&quot;:{&quot;isManuallyOverridden&quot;:false,&quot;citeprocText&quot;:&quot;(Yu &lt;i&gt;et al.&lt;/i&gt;, 2021)&quot;,&quot;manualOverrideText&quot;:&quot;&quot;},&quot;citationTag&quot;:&quot;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quot;,&quot;citationItems&quot;:[{&quot;id&quot;:&quot;6c8287b9-9365-3b6c-a80e-66918b0540d9&quot;,&quot;itemData&quot;:{&quot;type&quot;:&quot;article-journal&quot;,&quot;id&quot;:&quot;6c8287b9-9365-3b6c-a80e-66918b0540d9&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container-title-short&quot;:&quot;Comput Methods Programs Biomed&quot;},&quot;isTemporary&quot;:false,&quot;suppress-author&quot;:false,&quot;composite&quot;:false,&quot;author-only&quot;:false}]},{&quot;citationID&quot;:&quot;MENDELEY_CITATION_9c095ef0-debc-44f2-99e6-9d59d82663aa&quot;,&quot;properties&quot;:{&quot;noteIndex&quot;:0},&quot;isEdited&quot;:false,&quot;manualOverride&quot;:{&quot;isManuallyOverridden&quot;:false,&quot;citeprocText&quot;:&quot;(Kumar &lt;i&gt;et al.&lt;/i&gt;, 2025)&quot;,&quot;manualOverrideText&quot;:&quot;&quot;},&quot;citationTag&quot;:&quot;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quot;,&quot;citationItems&quot;:[{&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suppress-author&quot;:false,&quot;composite&quot;:false,&quot;author-only&quot;:false}]},{&quot;citationID&quot;:&quot;MENDELEY_CITATION_3f36b571-3821-49f3-811d-4fb1d6b6d5ed&quot;,&quot;properties&quot;:{&quot;noteIndex&quot;:0},&quot;isEdited&quot;:false,&quot;manualOverride&quot;:{&quot;isManuallyOverridden&quot;:false,&quot;citeprocText&quot;:&quot;(Salem &lt;i&gt;et al.&lt;/i&gt;, 2023; Blum &lt;i&gt;et al.&lt;/i&gt;, 2024)&quot;,&quot;manualOverrideText&quot;:&quot;&quot;},&quot;citationTag&quot;:&quot;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quot;,&quot;citationItems&quot;:[{&quot;id&quot;:&quot;09abf09f-6302-34b6-bbd2-106353b70305&quot;,&quot;itemData&quot;:{&quot;type&quot;:&quot;article-journal&quot;,&quot;id&quot;:&quot;09abf09f-6302-34b6-bbd2-106353b70305&quot;,&quot;title&quot;:&quot;Machine and deep learning identified metabolites and clinical features associated with gallstone disease&quot;,&quot;author&quot;:[{&quot;family&quot;:&quot;Salem&quot;,&quot;given&quot;:&quot;Nourah M.&quot;,&quot;parse-names&quot;:false,&quot;dropping-particle&quot;:&quot;&quot;,&quot;non-dropping-particle&quot;:&quot;&quot;},{&quot;family&quot;:&quot;Jack&quot;,&quot;given&quot;:&quot;Khadijah M.&quot;,&quot;parse-names&quot;:false,&quot;dropping-particle&quot;:&quot;&quot;,&quot;non-dropping-particle&quot;:&quot;&quot;},{&quot;family&quot;:&quot;Gu&quot;,&quot;given&quot;:&quot;Haiwei&quot;,&quot;parse-names&quot;:false,&quot;dropping-particle&quot;:&quot;&quot;,&quot;non-dropping-particle&quot;:&quot;&quot;},{&quot;family&quot;:&quot;Kumar&quot;,&quot;given&quot;:&quot;Ashok&quot;,&quot;parse-names&quot;:false,&quot;dropping-particle&quot;:&quot;&quot;,&quot;non-dropping-particle&quot;:&quot;&quot;},{&quot;family&quot;:&quot;Garcia&quot;,&quot;given&quot;:&quot;Marlene&quot;,&quot;parse-names&quot;:false,&quot;dropping-particle&quot;:&quot;&quot;,&quot;non-dropping-particle&quot;:&quot;&quot;},{&quot;family&quot;:&quot;Yang&quot;,&quot;given&quot;:&quot;Ping&quot;,&quot;parse-names&quot;:false,&quot;dropping-particle&quot;:&quot;&quot;,&quot;non-dropping-particle&quot;:&quot;&quot;},{&quot;family&quot;:&quot;Dinu&quot;,&quot;given&quot;:&quot;Valentin&quot;,&quot;parse-names&quot;:false,&quot;dropping-particle&quot;:&quot;&quot;,&quot;non-dropping-particle&quot;:&quot;&quot;}],&quot;container-title&quot;:&quot;Computer Methods and Programs in Biomedicine Update&quot;,&quot;DOI&quot;:&quot;10.1016/j.cmpbup.2023.100106&quot;,&quot;ISSN&quot;:&quot;26669900&quot;,&quot;issued&quot;:{&quot;date-parts&quot;:[[2023,1,1]]},&quot;abstract&quot;:&quot;Machine Learning (ML) algorithms can be used to analyze metabolomic expression data to explore the association between metabolite expression and disease etiology. In this study, we used and compared the performance of ML algorithms to analyze polar aqueous and blood-based lipid-based metabolites to identify meaningful patterns correlated with the development of gallstone disease (GSD) while examining the sex disparity. We also developed ML approaches that used clinical risk factors for predicting GSD, including age, obesity, body mass index, hemoglobin A1c, dyslipidemia index cholesterol to high-density lipoprotein ratio (CHOL/HDL). A more powerful data fusion model that combines both metabolomic and clinical features achieved accuracy of 83% for accurate prediction of the presence of GSD.&quot;,&quot;publisher&quot;:&quot;Elsevier B.V.&quot;,&quot;volume&quot;:&quot;3&quot;,&quot;container-title-short&quot;:&quot;&quot;},&quot;isTemporary&quot;:false},{&quot;id&quot;:&quot;649eed98-e88a-3448-ab10-fe0c96d272b4&quot;,&quot;itemData&quot;:{&quot;type&quot;:&quot;article-journal&quot;,&quot;id&quot;:&quot;649eed98-e88a-3448-ab10-fe0c96d272b4&quot;,&quot;title&quot;:&quot;Using artificial intelligence to predict choledocholithiasis: can machine learning models abate the use of MRCP in patients with biliary dysfunction?&quot;,&quot;author&quot;:[{&quot;family&quot;:&quot;Blum&quot;,&quot;given&quot;:&quot;Joshua&quot;,&quot;parse-names&quot;:false,&quot;dropping-particle&quot;:&quot;&quot;,&quot;non-dropping-particle&quot;:&quot;&quot;},{&quot;family&quot;:&quot;Hunn&quot;,&quot;given&quot;:&quot;Sam&quot;,&quot;parse-names&quot;:false,&quot;dropping-particle&quot;:&quot;&quot;,&quot;non-dropping-particle&quot;:&quot;&quot;},{&quot;family&quot;:&quot;Smith&quot;,&quot;given&quot;:&quot;Jules&quot;,&quot;parse-names&quot;:false,&quot;dropping-particle&quot;:&quot;&quot;,&quot;non-dropping-particle&quot;:&quot;&quot;},{&quot;family&quot;:&quot;Chan&quot;,&quot;given&quot;:&quot;Fa Yu&quot;,&quot;parse-names&quot;:false,&quot;dropping-particle&quot;:&quot;&quot;,&quot;non-dropping-particle&quot;:&quot;&quot;},{&quot;family&quot;:&quot;Turner&quot;,&quot;given&quot;:&quot;Richard&quot;,&quot;parse-names&quot;:false,&quot;dropping-particle&quot;:&quot;&quot;,&quot;non-dropping-particle&quot;:&quot;&quot;}],&quot;container-title&quot;:&quot;ANZ Journal of Surgery&quot;,&quot;DOI&quot;:&quot;10.1111/ans.18950&quot;,&quot;ISSN&quot;:&quot;14452197&quot;,&quot;PMID&quot;:&quot;38525849&quot;,&quot;issued&quot;:{&quot;date-parts&quot;:[[2024,7,1]]},&quot;page&quot;:&quot;1260-1265&quot;,&quot;abstract&quot;:&quot;Background: Prompt diagnosis of choledocholithiasis is crucial for reducing disease severity, preventing complications and minimizing length of stay. Magnetic resonance cholangiopancreatography (MRCP) is commonly used to evaluate patients with suspected choledocholithiasis but is expensive and may delay definitive intervention. To optimize patient care and resource utilization, we have developed five machine learning models that predict a patients' risk of choledocholithiasis based on clinical presentation and pre-MRCP investigation results. Methods: Inpatients admitted to the Royal Hobart Hospital from 2018 to 2023 with a suspicion of choledocholithiasis were included. Exclusion criteria included prior hepatobiliary surgery, known hepatobiliary disease, or incomplete records. Variables related to clinical presentation, laboratory testing, and sonographic or CT imaging were collected. Four machine learning techniques were employed: logistic regression, XGBoost, random forest, and K-nearest neighbours. The three best performing models were combined to create an ensemble model. Model performance was compared against the American Society for Gastrointestinal Endoscopy (ASGE) choledocholithiasis risk stratification guidelines. Results: Of the 222 patients included, 113 (50.9%) had choledocholithiasis. The most successful models were the random forest (accuracy: 0.79, AUROC: 0.83) and ensemble (accuracy and AUROC: 0.81). Every model outperformed the ASGE guidelines. Key variables influencing the models' predictions included common bile duct diameter, lipase, imaging evidence of cholelithiasis, and liver function tests. Conclusion: Machine learning models can accurately assess a patient's risk of choledocholithiasis and could assist in identifying patients who could forgo an MRCP and proceed directly to intervention. Ongoing validation on prospective data is necessary to refine their accuracy and clinical utility.&quot;,&quot;publisher&quot;:&quot;John Wiley and Sons Inc&quot;,&quot;issue&quot;:&quot;7-8&quot;,&quot;volume&quot;:&quot;94&quot;,&quot;container-title-short&quot;:&quot;ANZ J Surg&quot;},&quot;isTemporary&quot;:false}]},{&quot;citationID&quot;:&quot;MENDELEY_CITATION_c3dc53f6-1ef4-41f8-a12d-b5d0032fa188&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e2bddcac-b213-4e44-99f4-57538da7798e&quot;,&quot;properties&quot;:{&quot;noteIndex&quot;:0},&quot;isEdited&quot;:false,&quot;manualOverride&quot;:{&quot;isManuallyOverridden&quot;:false,&quot;citeprocText&quot;:&quot;(Sarker, Tiang and Nahid, 2025)&quot;,&quot;manualOverrideText&quot;:&quot;&quot;},&quot;citationTag&quot;:&quot;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quot;,&quot;citationItems&quot;:[{&quot;id&quot;:&quot;fea5aafb-9270-3434-95bf-0bbc00c9c9b8&quot;,&quot;itemData&quot;:{&quot;type&quot;:&quot;article-journal&quot;,&quot;id&quot;:&quot;fea5aafb-9270-3434-95bf-0bbc00c9c9b8&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quot;citationID&quot;:&quot;MENDELEY_CITATION_a617525b-1d17-4412-9fe4-500cb07cc083&quot;,&quot;properties&quot;:{&quot;noteIndex&quot;:0},&quot;isEdited&quot;:false,&quot;manualOverride&quot;:{&quot;isManuallyOverridden&quot;:false,&quot;citeprocText&quot;:&quot;(Huang &lt;i&gt;et al.&lt;/i&gt;, 2024, 2025; Ma &lt;i&gt;et al.&lt;/i&gt;, 2024; Cetin &lt;i&gt;et al.&lt;/i&gt;, 2025)&quot;,&quot;manualOverrideText&quot;:&quot;&quot;},&quot;citationTag&quot;:&quot;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quot;,&quot;citationItems&quot;:[{&quot;id&quot;:&quot;c5ed2aed-4805-3875-89e3-b8bef3553ad7&quot;,&quot;itemData&quot;:{&quot;type&quot;:&quot;report&quot;,&quot;id&quot;:&quot;c5ed2aed-4805-3875-89e3-b8bef3553ad7&quot;,&quot;title&quot;:&quot;Machine-learning-derived online prediction models of outcomes for patients with cholelithiasis-induced acute cholangitis: development and validation in two retrospective cohorts&quot;,&quot;author&quot;:[{&quot;family&quot;:&quot;Huang&quot;,&quot;given&quot;:&quot;Shuaijing&quot;,&quot;parse-names&quot;:false,&quot;dropping-particle&quot;:&quot;&quot;,&quot;non-dropping-particle&quot;:&quot;&quot;},{&quot;family&quot;:&quot;Zhou&quot;,&quot;given&quot;:&quot;Yang&quot;,&quot;parse-names&quot;:false,&quot;dropping-particle&quot;:&quot;&quot;,&quot;non-dropping-particle&quot;:&quot;&quot;},{&quot;family&quot;:&quot;Liang&quot;,&quot;given&quot;:&quot;Yan&quot;,&quot;parse-names&quot;:false,&quot;dropping-particle&quot;:&quot;&quot;,&quot;non-dropping-particle&quot;:&quot;&quot;},{&quot;family&quot;:&quot;Ye&quot;,&quot;given&quot;:&quot;Songyi&quot;,&quot;parse-names&quot;:false,&quot;dropping-particle&quot;:&quot;&quot;,&quot;non-dropping-particle&quot;:&quot;&quot;},{&quot;family&quot;:&quot;Zhu&quot;,&quot;given&quot;:&quot;Aijing&quot;,&quot;parse-names&quot;:false,&quot;dropping-particle&quot;:&quot;&quot;,&quot;non-dropping-particle&quot;:&quot;&quot;},{&quot;family&quot;:&quot;Li&quot;,&quot;given&quot;:&quot;Jiawei&quot;,&quot;parse-names&quot;:false,&quot;dropping-particle&quot;:&quot;&quot;,&quot;non-dropping-particle&quot;:&quot;&quot;},{&quot;family&quot;:&quot;Bai&quot;,&quot;given&quot;:&quot;Xiaoyu&quot;,&quot;parse-names&quot;:false,&quot;dropping-particle&quot;:&quot;&quot;,&quot;non-dropping-particle&quot;:&quot;&quot;},{&quot;family&quot;:&quot;Yue&quot;,&quot;given&quot;:&quot;Chunxiao&quot;,&quot;parse-names&quot;:false,&quot;dropping-particle&quot;:&quot;&quot;,&quot;non-dropping-particle&quot;:&quot;&quot;},{&quot;family&quot;:&quot;Feng&quot;,&quot;given&quot;:&quot;Yadong&quot;,&quot;parse-names&quot;:false,&quot;dropping-particle&quot;:&quot;&quot;,&quot;non-dropping-particle&quot;:&quot;&quot;}],&quot;URL&quot;:&quot;www.thelancet.com&quot;,&quot;issued&quot;:{&quot;date-parts&quot;:[[2024]]},&quot;abstract&quot;:&quot;Background Cholelithiasis-induced acute cholangitis (CIAC) is an acute inflammatory disease with poor prognosis. This study aimed to create machine-learning (ML) models to predict the outcomes of patients with CIAC.&quot;,&quot;container-title-short&quot;:&quot;&quot;},&quot;isTemporary&quot;:false},{&quot;id&quot;:&quot;23a1b761-b51f-3394-9ffb-e90010598211&quot;,&quot;itemData&quot;:{&quot;type&quot;:&quot;article-journal&quot;,&quot;id&quot;:&quot;23a1b761-b51f-3394-9ffb-e90010598211&quot;,&quot;title&quot;:&quot;Early prediction of acute gallstone pancreatitis severity: a novel machine learning model based on CT features and open access online prediction platform&quot;,&quot;author&quot;:[{&quot;family&quot;:&quot;Ma&quot;,&quot;given&quot;:&quot;Yuhu&quot;,&quot;parse-names&quot;:false,&quot;dropping-particle&quot;:&quot;&quot;,&quot;non-dropping-particle&quot;:&quot;&quot;},{&quot;family&quot;:&quot;Yue&quot;,&quot;given&quot;:&quot;Ping&quot;,&quot;parse-names&quot;:false,&quot;dropping-particle&quot;:&quot;&quot;,&quot;non-dropping-particle&quot;:&quot;&quot;},{&quot;family&quot;:&quot;Zhang&quot;,&quot;given&quot;:&quot;Jinduo&quot;,&quot;parse-names&quot;:false,&quot;dropping-particle&quot;:&quot;&quot;,&quot;non-dropping-particle&quot;:&quot;&quot;},{&quot;family&quot;:&quot;Yuan&quot;,&quot;given&quot;:&quot;Jinqiu&quot;,&quot;parse-names&quot;:false,&quot;dropping-particle&quot;:&quot;&quot;,&quot;non-dropping-particle&quot;:&quot;&quot;},{&quot;family&quot;:&quot;Liu&quot;,&quot;given&quot;:&quot;Zhaoqing&quot;,&quot;parse-names&quot;:false,&quot;dropping-particle&quot;:&quot;&quot;,&quot;non-dropping-particle&quot;:&quot;&quot;},{&quot;family&quot;:&quot;Chen&quot;,&quot;given&quot;:&quot;Zixian&quot;,&quot;parse-names&quot;:false,&quot;dropping-particle&quot;:&quot;&quot;,&quot;non-dropping-particle&quot;:&quot;&quot;},{&quot;family&quot;:&quot;Zhang&quot;,&quot;given&quot;:&quot;Hengwei&quot;,&quot;parse-names&quot;:false,&quot;dropping-particle&quot;:&quot;&quot;,&quot;non-dropping-particle&quot;:&quot;&quot;},{&quot;family&quot;:&quot;Zhang&quot;,&quot;given&quot;:&quot;Chao&quot;,&quot;parse-names&quot;:false,&quot;dropping-particle&quot;:&quot;&quot;,&quot;non-dropping-particle&quot;:&quot;&quot;},{&quot;family&quot;:&quot;Zhang&quot;,&quot;given&quot;:&quot;Yong&quot;,&quot;parse-names&quot;:false,&quot;dropping-particle&quot;:&quot;&quot;,&quot;non-dropping-particle&quot;:&quot;&quot;},{&quot;family&quot;:&quot;Dong&quot;,&quot;given&quot;:&quot;Chunlu&quot;,&quot;parse-names&quot;:false,&quot;dropping-particle&quot;:&quot;&quot;,&quot;non-dropping-particle&quot;:&quot;&quot;},{&quot;family&quot;:&quot;Lin&quot;,&quot;given&quot;:&quot;Yanyan&quot;,&quot;parse-names&quot;:false,&quot;dropping-particle&quot;:&quot;&quot;,&quot;non-dropping-particle&quot;:&quot;&quot;},{&quot;family&quot;:&quot;Liu&quot;,&quot;given&quot;:&quot;Yatao&quot;,&quot;parse-names&quot;:false,&quot;dropping-particle&quot;:&quot;&quot;,&quot;non-dropping-particle&quot;:&quot;&quot;},{&quot;family&quot;:&quot;Li&quot;,&quot;given&quot;:&quot;Shuyan&quot;,&quot;parse-names&quot;:false,&quot;dropping-particle&quot;:&quot;&quot;,&quot;non-dropping-particle&quot;:&quot;&quot;},{&quot;family&quot;:&quot;Meng&quot;,&quot;given&quot;:&quot;Wenbo&quot;,&quot;parse-names&quot;:false,&quot;dropping-particle&quot;:&quot;&quot;,&quot;non-dropping-particle&quot;:&quot;&quot;}],&quot;container-title&quot;:&quot;Annals of Medicine&quot;,&quot;DOI&quot;:&quot;10.1080/07853890.2024.2357354&quot;,&quot;ISSN&quot;:&quot;13652060&quot;,&quot;PMID&quot;:&quot;38813815&quot;,&quot;issued&quot;:{&quot;date-parts&quot;:[[2024]]},&quot;abstract&quot;:&quot;Background: Early diagnosis of acute gallstone pancreatitis severity (GSP) is challenging in clinical practice. We aimed to investigate the efficacy of CT features and radiomics for the early prediction of acute GSP severity. Methods: We retrospectively recruited GSP patients who underwent CT imaging within 48 h of admission from tertiary referral centre. Radiomics and CT features were extracted from CT scans. The clinical and CT features were selected by the random forest algorithm to develop the ML GSP model for the identification of severity of GSP (mild or severe), and its predictive efficacy was compared with radiomics model. The predictive performance was assessed by the area under operating characteristic curve. Calibration curve and decision curve analysis were performed to demonstrate the classification performance and clinical efficacy. Furthermore, we built a web-based open access GSP severity calculator. The study was registered with ClinicalTrials.gov (NCT05498961). Results: A total of 301 patients were enrolled. They were randomly assigned into the training (n = 210) and validation (n = 91) cohorts at a ratio of 7:3. The random forest algorithm identified the level of calcium ions, WBC count, urea level, combined cholecystitis, gallbladder wall thickening, gallstones, and hydrothorax as the seven predictive factors for severity of GSP. In the validation cohort, the areas under the curve for the radiomics model and ML GSP model were 0.841 (0.757–0.926) and 0.914 (0.851–0.978), respectively. The calibration plot shows that the ML GSP model has good consistency between the prediction probability and the observation probability. Decision curve analysis showed that the ML GSP model had high clinical utility. Conclusions: We built the ML GSP model based on clinical and CT image features and distributed it as a free web-based calculator. Our results indicated that the ML GSP model is useful for predicting the severity of GSP.&quot;,&quot;publisher&quot;:&quot;Taylor and Francis Ltd.&quot;,&quot;issue&quot;:&quot;1&quot;,&quot;volume&quot;:&quot;56&quot;,&quot;container-title-short&quot;:&quot;Ann Med&quot;},&quot;isTemporary&quot;:false},{&quot;id&quot;:&quot;1dc4ef8f-e1db-33c6-ad5f-b4570f38b3d2&quot;,&quot;itemData&quot;:{&quot;type&quot;:&quot;article-journal&quot;,&quot;id&quot;:&quot;1dc4ef8f-e1db-33c6-ad5f-b4570f38b3d2&quot;,&quot;title&quot;:&quot;Development and validation of a machine learning-based nomogram for preoperative prediction of laparoscopic surgical difficulty in gallstone patients&quot;,&quot;author&quot;:[{&quot;family&quot;:&quot;Huang&quot;,&quot;given&quot;:&quot;Kun&quot;,&quot;parse-names&quot;:false,&quot;dropping-particle&quot;:&quot;&quot;,&quot;non-dropping-particle&quot;:&quot;&quot;},{&quot;family&quot;:&quot;Jia&quot;,&quot;given&quot;:&quot;Shunhu&quot;,&quot;parse-names&quot;:false,&quot;dropping-particle&quot;:&quot;&quot;,&quot;non-dropping-particle&quot;:&quot;&quot;},{&quot;family&quot;:&quot;Yuan&quot;,&quot;given&quot;:&quot;Xinzhu&quot;,&quot;parse-names&quot;:false,&quot;dropping-particle&quot;:&quot;&quot;,&quot;non-dropping-particle&quot;:&quot;&quot;},{&quot;family&quot;:&quot;Zhao&quot;,&quot;given&quot;:&quot;Pingwu&quot;,&quot;parse-names&quot;:false,&quot;dropping-particle&quot;:&quot;&quot;,&quot;non-dropping-particle&quot;:&quot;&quot;},{&quot;family&quot;:&quot;Bai&quot;,&quot;given&quot;:&quot;Dou&quot;,&quot;parse-names&quot;:false,&quot;dropping-particle&quot;:&quot;&quot;,&quot;non-dropping-particle&quot;:&quot;&quot;}],&quot;container-title&quot;:&quot;Translational Gastroenterology and Hepatology&quot;,&quot;DOI&quot;:&quot;10.21037/tgh-24-124&quot;,&quot;ISSN&quot;:&quot;24151289&quot;,&quot;issued&quot;:{&quot;date-parts&quot;:[[2025,7,30]]},&quot;abstract&quot;:&quot;Background: Preoperative prediction of laparoscopic surgical difficulty in gallstone patients is crucial for improving surgical outcomes. This study aimed to develop and validate a nomogram based on advanced machine learning algorithms, incorporating key clinical and systemic inflammatory response indicators, such as the C-reactive protein to albumin ratio (CAR). Methods: A retrospective analysis was conducted on 362 eligible patients who underwent laparoscopic cholecystectomy (LC) for gallstones between 2013 and 2019. A total of 420 patients were initially identified, with 58 excluded based on predefined criteria such as age and incomplete records. The remaining patients were divided into a training set (n=253) and a validation set (n=109). The development of the nomogram involved multiple analytical techniques, including machine learning methods such as least absolute shrinkage and selection operator (LASSO) regression, decision tree analysis, and support vector machine (SVM) models, along with traditional statistical methods like univariate and multivariate logistic regression. Significant predictors, including CAR, white blood cell count (WBC), and gallbladder wall thickness, were integrated into the final predictive model. Model performance was evaluated using receiver operating characteristic (ROC) curve analysis and calibration plots. Results: The machine learning-based model demonstrated strong predictive capability, with an area under the curve (AUC) of 0.774 in the training set and 0.863 in the validation set. Calibration plots showed good agreement between predicted and actual outcomes, with mean absolute errors of 0.035 and 0.05 for the training and validation sets, respectively. Conclusions: This study demonstrates the utility of applying machine learning algorithms to develop a robust nomogram for preoperative prediction of laparoscopic surgical difficulty. By integrating key clinical variables and systemic inflammatory markers, the model provides an effective tool for improving surgical planning and enhancing patient outcomes.&quot;,&quot;publisher&quot;:&quot;AME Publishing Company&quot;,&quot;volume&quot;:&quot;10&quot;,&quot;container-title-short&quot;:&quot;Transl Gastroenterol Hepatol&quot;},&quot;isTemporary&quot;:false},{&quot;id&quot;:&quot;13cda1ca-51c0-339a-bb41-70f3a59eb037&quot;,&quot;itemData&quot;:{&quot;type&quot;:&quot;article-journal&quot;,&quot;id&quot;:&quot;13cda1ca-51c0-339a-bb41-70f3a59eb037&quot;,&quot;title&quot;:&quot;Determination of Malignancy Risk Factors Using Gallstone Data and Comparing Machine Learning Methods to Predict Malignancy&quot;,&quot;author&quot;:[{&quot;family&quot;:&quot;Cetin&quot;,&quot;given&quot;:&quot;Sirin&quot;,&quot;parse-names&quot;:false,&quot;dropping-particle&quot;:&quot;&quot;,&quot;non-dropping-particle&quot;:&quot;&quot;},{&quot;family&quot;:&quot;Ulgen&quot;,&quot;given&quot;:&quot;Ayse&quot;,&quot;parse-names&quot;:false,&quot;dropping-particle&quot;:&quot;&quot;,&quot;non-dropping-particle&quot;:&quot;&quot;},{&quot;family&quot;:&quot;Pasin&quot;,&quot;given&quot;:&quot;Ozge&quot;,&quot;parse-names&quot;:false,&quot;dropping-particle&quot;:&quot;&quot;,&quot;non-dropping-particle&quot;:&quot;&quot;},{&quot;family&quot;:&quot;Sıvgın&quot;,&quot;given&quot;:&quot;Hakan&quot;,&quot;parse-names&quot;:false,&quot;dropping-particle&quot;:&quot;&quot;,&quot;non-dropping-particle&quot;:&quot;&quot;},{&quot;family&quot;:&quot;Cetin&quot;,&quot;given&quot;:&quot;Meryem&quot;,&quot;parse-names&quot;:false,&quot;dropping-particle&quot;:&quot;&quot;,&quot;non-dropping-particle&quot;:&quot;&quot;}],&quot;container-title&quot;:&quot;Journal of Clinical Medicine&quot;,&quot;DOI&quot;:&quot;10.3390/jcm14176091&quot;,&quot;ISSN&quot;:&quot;20770383&quot;,&quot;issued&quot;:{&quot;date-parts&quot;:[[2025,9,1]]},&quot;abstract&quot;:&quot;Background/Objectives: Gallstone disease, a prevalent and costly digestive system disorder, is influenced by multifactorial risk factors, some of which may predispose to malignancy. This study aims to evaluate the association between gallstone disease and malignancy using advanced machine learning (ML) algorithms. Methods: A dataset comprising approximately 1000 patients was analyzed, employing six ML methods: random forests (RFs), support vector machines (SVMs), multi-layer perceptron (MLP), MLP with PyTorch 2.3.1 (MLP_PT), naive Bayes (NB), and Tabular Prior-data Fitted Network (TabPFN). Comparative performance was assessed using Pearson correlation, sensitivity, specificity, Kappa, receiver operating characteristic (ROC), area under curve (AUC), and accuracy metrics. Results: Our results revealed that age, body mass index (BMI), and history of HRT were the most significant predictors of malignancy. Among the ML models, TabPFN emerged as the most effective, achieving superior performance across multiple evaluation criteria. Conclusions: This study highlights the potential of leveraging cutting-edge ML methodologies to uncover complex relationships in clinical datasets, offering a novel perspective on gallstone-related malignancy. By identifying critical risk factors and demonstrating the efficacy of TabPFN, this research provides actionable insights for predictive modeling and personalized patient management in clinical practice.&quot;,&quot;publisher&quot;:&quot;Multidisciplinary Digital Publishing Institute (MDPI)&quot;,&quot;issue&quot;:&quot;17&quot;,&quot;volume&quot;:&quot;14&quot;,&quot;container-title-short&quot;:&quot;J Clin Med&quot;},&quot;isTemporary&quot;:false}]},{&quot;citationID&quot;:&quot;MENDELEY_CITATION_85462e49-7ee1-4ecc-94be-f77173477dfe&quot;,&quot;properties&quot;:{&quot;noteIndex&quot;:0},&quot;isEdited&quot;:false,&quot;manualOverride&quot;:{&quot;isManuallyOverridden&quot;:false,&quot;citeprocText&quot;:&quot;(Ahmed &lt;i&gt;et al.&lt;/i&gt;, 2024; Kumar &lt;i&gt;et al.&lt;/i&gt;, 2025)&quot;,&quot;manualOverrideText&quot;:&quot;&quot;},&quot;citationTag&quot;:&quot;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0ceba6f9-b7c7-4aa4-83a9-aba3e3a5bd14&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2A95-4A01-42D7-9B7B-B8F233679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18</Pages>
  <Words>4785</Words>
  <Characters>27275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739</cp:revision>
  <dcterms:created xsi:type="dcterms:W3CDTF">2025-11-20T04:48:00Z</dcterms:created>
  <dcterms:modified xsi:type="dcterms:W3CDTF">2025-12-26T06:16:00Z</dcterms:modified>
</cp:coreProperties>
</file>